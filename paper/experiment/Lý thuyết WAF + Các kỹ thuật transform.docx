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p14 w16se w16cid w16 w16cex w16sdtdh w16sdtfl">
  <w:body>
    <w:p xmlns:wp14="http://schemas.microsoft.com/office/word/2010/wordml" w:rsidP="7DF0C4B1" wp14:paraId="2C078E63" wp14:textId="7FD0FDC7">
      <w:pPr>
        <w:rPr>
          <w:b w:val="1"/>
          <w:bCs w:val="1"/>
          <w:sz w:val="32"/>
          <w:szCs w:val="32"/>
        </w:rPr>
      </w:pPr>
      <w:r w:rsidRPr="7DF0C4B1" w:rsidR="2AEEE8EA">
        <w:rPr>
          <w:b w:val="1"/>
          <w:bCs w:val="1"/>
          <w:sz w:val="32"/>
          <w:szCs w:val="32"/>
        </w:rPr>
        <w:t xml:space="preserve">Lý </w:t>
      </w:r>
      <w:r w:rsidRPr="7DF0C4B1" w:rsidR="2AEEE8EA">
        <w:rPr>
          <w:b w:val="1"/>
          <w:bCs w:val="1"/>
          <w:sz w:val="32"/>
          <w:szCs w:val="32"/>
        </w:rPr>
        <w:t>thuyết</w:t>
      </w:r>
      <w:r w:rsidRPr="7DF0C4B1" w:rsidR="2AEEE8EA">
        <w:rPr>
          <w:b w:val="1"/>
          <w:bCs w:val="1"/>
          <w:sz w:val="32"/>
          <w:szCs w:val="32"/>
        </w:rPr>
        <w:t xml:space="preserve"> WAF + Các </w:t>
      </w:r>
      <w:r w:rsidRPr="7DF0C4B1" w:rsidR="2AEEE8EA">
        <w:rPr>
          <w:b w:val="1"/>
          <w:bCs w:val="1"/>
          <w:sz w:val="32"/>
          <w:szCs w:val="32"/>
        </w:rPr>
        <w:t>kỹ</w:t>
      </w:r>
      <w:r w:rsidRPr="7DF0C4B1" w:rsidR="2AEEE8EA">
        <w:rPr>
          <w:b w:val="1"/>
          <w:bCs w:val="1"/>
          <w:sz w:val="32"/>
          <w:szCs w:val="32"/>
        </w:rPr>
        <w:t xml:space="preserve"> </w:t>
      </w:r>
      <w:r w:rsidRPr="7DF0C4B1" w:rsidR="2AEEE8EA">
        <w:rPr>
          <w:b w:val="1"/>
          <w:bCs w:val="1"/>
          <w:sz w:val="32"/>
          <w:szCs w:val="32"/>
        </w:rPr>
        <w:t>thuật</w:t>
      </w:r>
      <w:r w:rsidRPr="7DF0C4B1" w:rsidR="2AEEE8EA">
        <w:rPr>
          <w:b w:val="1"/>
          <w:bCs w:val="1"/>
          <w:sz w:val="32"/>
          <w:szCs w:val="32"/>
        </w:rPr>
        <w:t xml:space="preserve"> transform </w:t>
      </w:r>
    </w:p>
    <w:p w:rsidR="5EBE9CA3" w:rsidP="7DF0C4B1" w:rsidRDefault="5EBE9CA3" w14:paraId="04DEAE66" w14:textId="6DDAFD0B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7DF0C4B1" w:rsidR="5EBE9CA3">
        <w:rPr>
          <w:b w:val="1"/>
          <w:bCs w:val="1"/>
        </w:rPr>
        <w:t xml:space="preserve">Lý </w:t>
      </w:r>
      <w:r w:rsidRPr="7DF0C4B1" w:rsidR="5EBE9CA3">
        <w:rPr>
          <w:b w:val="1"/>
          <w:bCs w:val="1"/>
        </w:rPr>
        <w:t>thuyết</w:t>
      </w:r>
      <w:r w:rsidRPr="7DF0C4B1" w:rsidR="5EBE9CA3">
        <w:rPr>
          <w:b w:val="1"/>
          <w:bCs w:val="1"/>
        </w:rPr>
        <w:t xml:space="preserve"> WAF</w:t>
      </w:r>
    </w:p>
    <w:p w:rsidR="3B48F684" w:rsidP="7DF0C4B1" w:rsidRDefault="3B48F684" w14:paraId="22A69742" w14:textId="1174ECB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B48F684">
        <w:drawing>
          <wp:inline wp14:editId="147A9F21" wp14:anchorId="008CFF65">
            <wp:extent cx="5943600" cy="2219325"/>
            <wp:effectExtent l="0" t="0" r="0" b="0"/>
            <wp:docPr id="1274753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753761" name="Picture 1274753761"/>
                    <pic:cNvPicPr/>
                  </pic:nvPicPr>
                  <pic:blipFill>
                    <a:blip xmlns:r="http://schemas.openxmlformats.org/officeDocument/2006/relationships" r:embed="rId2029396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f55731ff7be4cfd">
        <w:r w:rsidRPr="7DF0C4B1" w:rsidR="3B48F68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Tìm hiểu về Tường lửa ứng dụng Web WAF (Web Application Firewall)</w:t>
        </w:r>
      </w:hyperlink>
    </w:p>
    <w:p w:rsidR="3B48F684" w:rsidP="7DF0C4B1" w:rsidRDefault="3B48F684" w14:paraId="056AE5B2" w14:textId="50BE5CD5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Định nghĩa</w:t>
      </w:r>
    </w:p>
    <w:p w:rsidR="3B48F684" w:rsidP="7DF0C4B1" w:rsidRDefault="3B48F684" w14:paraId="7B819D78" w14:textId="067D16AD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proxy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xử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giao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thức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nhằm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bảo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vệ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ứng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</w:t>
      </w:r>
    </w:p>
    <w:p w:rsidR="3B48F684" w:rsidP="7DF0C4B1" w:rsidRDefault="3B48F684" w14:paraId="4147A97A" w14:textId="33A11D4D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triển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khai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ở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đường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biên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mạng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(Network Edge)</w:t>
      </w:r>
    </w:p>
    <w:p w:rsidR="3B48F684" w:rsidP="7DF0C4B1" w:rsidRDefault="3B48F684" w14:paraId="33A41903" w14:textId="4992BE5F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WAF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lọc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giám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sát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lưu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lượng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truy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cập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bảo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vệ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chống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cuộc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tấn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như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 Injection, Cross Site Scripting (XSS) hay Cross-site Request Forgery – CSRF (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tấn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giả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mạo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yêu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cầu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Cross-site)</w:t>
      </w:r>
    </w:p>
    <w:p w:rsidR="3B48F684" w:rsidP="7DF0C4B1" w:rsidRDefault="3B48F684" w14:paraId="5866701A" w14:textId="52AB0266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WAF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hoạt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tại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lớp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</w:t>
      </w:r>
    </w:p>
    <w:p w:rsidR="3B48F684" w:rsidP="7DF0C4B1" w:rsidRDefault="3B48F684" w14:paraId="27F75A6D" w14:textId="300BC14F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WAF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biện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pháp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bảo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mật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ứng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giữa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Client 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7DF0C4B1" w:rsidR="3B48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Server</w:t>
      </w:r>
    </w:p>
    <w:p w:rsidR="29987064" w:rsidP="7DF0C4B1" w:rsidRDefault="29987064" w14:paraId="17BA7017" w14:textId="213B4B39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Triển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khai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WAF </w:t>
      </w:r>
    </w:p>
    <w:p w:rsidR="29987064" w:rsidP="7DF0C4B1" w:rsidRDefault="29987064" w14:paraId="3F2D853C" w14:textId="1AAC2730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Triển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khai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 dạng</w:t>
      </w:r>
    </w:p>
    <w:p w:rsidR="29987064" w:rsidP="7DF0C4B1" w:rsidRDefault="29987064" w14:paraId="6FFE8D52" w14:textId="2D71089F">
      <w:pPr>
        <w:pStyle w:val="ListParagraph"/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Network-based (hardware):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trước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server,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trễ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thấp</w:t>
      </w:r>
    </w:p>
    <w:p w:rsidR="29987064" w:rsidP="7DF0C4B1" w:rsidRDefault="29987064" w14:paraId="223B0B77" w14:textId="6895269E">
      <w:pPr>
        <w:pStyle w:val="ListParagraph"/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Host-based: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cài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trực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tiếp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</w:t>
      </w:r>
    </w:p>
    <w:p w:rsidR="29987064" w:rsidP="7DF0C4B1" w:rsidRDefault="29987064" w14:paraId="417F9A2B" w14:textId="43E29804">
      <w:pPr>
        <w:pStyle w:val="ListParagraph"/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Cloud-based: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dịch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vụ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SaaS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như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Cloudflare WAF, AWS WAF</w:t>
      </w:r>
    </w:p>
    <w:p w:rsidR="29987064" w:rsidP="7DF0C4B1" w:rsidRDefault="29987064" w14:paraId="3BE1CB80" w14:textId="70A2E50F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chế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phát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tấn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7DF0C4B1" w:rsidR="4F8EBE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8EBEC3" w:rsidP="7DF0C4B1" w:rsidRDefault="4F8EBEC3" w14:paraId="087CC837" w14:textId="77818441">
      <w:pPr>
        <w:pStyle w:val="ListParagraph"/>
        <w:ind w:left="720"/>
        <w:rPr>
          <w:noProof w:val="0"/>
          <w:lang w:val="en-US"/>
        </w:rPr>
      </w:pPr>
      <w:hyperlink r:id="R19eddc20a57c4a6c">
        <w:r w:rsidRPr="7DF0C4B1" w:rsidR="4F8EBEC3">
          <w:rPr>
            <w:rStyle w:val="Hyperlink"/>
            <w:noProof w:val="0"/>
            <w:lang w:val="en-US"/>
          </w:rPr>
          <w:t>WAF - [WAF A-02] Tìm hiểu cơ chế phát hiện tấn công WEB | Lab Network System Security</w:t>
        </w:r>
      </w:hyperlink>
    </w:p>
    <w:p w:rsidR="29987064" w:rsidP="7DF0C4B1" w:rsidRDefault="29987064" w14:paraId="6BF2402E" w14:textId="48C1DD14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Signature-based (dựa trên chữ ký)</w:t>
      </w:r>
    </w:p>
    <w:p w:rsidR="29987064" w:rsidP="7DF0C4B1" w:rsidRDefault="29987064" w14:paraId="6ACB6B45" w14:textId="69C2BB6C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Anomaly Detection (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phát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bất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thường</w:t>
      </w:r>
      <w:r w:rsidRPr="7DF0C4B1" w:rsidR="2998706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F264CAC" w:rsidP="7DF0C4B1" w:rsidRDefault="3F264CAC" w14:paraId="330ADFCC" w14:textId="08F58233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Behavioral-Based Detection (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dựa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 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lưu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lượng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HTTP)</w:t>
      </w:r>
    </w:p>
    <w:p w:rsidR="3F264CAC" w:rsidP="7DF0C4B1" w:rsidRDefault="3F264CAC" w14:paraId="31455BA6" w14:textId="542AF43E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User Behavior Analytics – UBA (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Phân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tích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 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dùng)</w:t>
      </w:r>
    </w:p>
    <w:p w:rsidR="3F264CAC" w:rsidP="7DF0C4B1" w:rsidRDefault="3F264CAC" w14:paraId="7013A9CC" w14:textId="6297F72A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3F264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ML-based detection </w:t>
      </w:r>
    </w:p>
    <w:p w:rsidR="7DF0C4B1" w:rsidP="7DF0C4B1" w:rsidRDefault="7DF0C4B1" w14:paraId="1B632FB9" w14:textId="575C12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DF0C4B1" w:rsidP="7DF0C4B1" w:rsidRDefault="7DF0C4B1" w14:paraId="78173C9F" w14:textId="58DB27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2025"/>
        <w:gridCol w:w="1890"/>
        <w:gridCol w:w="2505"/>
        <w:gridCol w:w="1485"/>
      </w:tblGrid>
      <w:tr w:rsidR="7DF0C4B1" w:rsidTr="7DF0C4B1" w14:paraId="12414AD9">
        <w:trPr>
          <w:trHeight w:val="300"/>
        </w:trPr>
        <w:tc>
          <w:tcPr>
            <w:tcW w:w="1560" w:type="dxa"/>
            <w:tcMar/>
          </w:tcPr>
          <w:p w:rsidR="2D54F63F" w:rsidP="7DF0C4B1" w:rsidRDefault="2D54F63F" w14:paraId="1E11B34F" w14:textId="495120E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Tên</w:t>
            </w:r>
          </w:p>
        </w:tc>
        <w:tc>
          <w:tcPr>
            <w:tcW w:w="2025" w:type="dxa"/>
            <w:tcMar/>
          </w:tcPr>
          <w:p w:rsidR="2D54F63F" w:rsidP="7DF0C4B1" w:rsidRDefault="2D54F63F" w14:paraId="338400FA" w14:textId="5214784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Nguyên lý</w:t>
            </w:r>
          </w:p>
        </w:tc>
        <w:tc>
          <w:tcPr>
            <w:tcW w:w="1890" w:type="dxa"/>
            <w:tcMar/>
          </w:tcPr>
          <w:p w:rsidR="2D54F63F" w:rsidP="7DF0C4B1" w:rsidRDefault="2D54F63F" w14:paraId="57F91879" w14:textId="479CC4B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Ưu</w:t>
            </w:r>
          </w:p>
        </w:tc>
        <w:tc>
          <w:tcPr>
            <w:tcW w:w="2505" w:type="dxa"/>
            <w:tcMar/>
          </w:tcPr>
          <w:p w:rsidR="2D54F63F" w:rsidP="7DF0C4B1" w:rsidRDefault="2D54F63F" w14:paraId="236F9744" w14:textId="1FD90C3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Nhược </w:t>
            </w:r>
          </w:p>
        </w:tc>
        <w:tc>
          <w:tcPr>
            <w:tcW w:w="1485" w:type="dxa"/>
            <w:tcMar/>
          </w:tcPr>
          <w:p w:rsidR="2D54F63F" w:rsidP="7DF0C4B1" w:rsidRDefault="2D54F63F" w14:paraId="7A69AF16" w14:textId="381E364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Lưu ý </w:t>
            </w:r>
          </w:p>
        </w:tc>
      </w:tr>
      <w:tr w:rsidR="7DF0C4B1" w:rsidTr="7DF0C4B1" w14:paraId="54EEB9AF">
        <w:trPr>
          <w:trHeight w:val="300"/>
        </w:trPr>
        <w:tc>
          <w:tcPr>
            <w:tcW w:w="1560" w:type="dxa"/>
            <w:tcMar/>
          </w:tcPr>
          <w:p w:rsidR="2D54F63F" w:rsidP="7DF0C4B1" w:rsidRDefault="2D54F63F" w14:paraId="2E07EA72" w14:textId="596F2F0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Signature-based</w:t>
            </w:r>
          </w:p>
        </w:tc>
        <w:tc>
          <w:tcPr>
            <w:tcW w:w="2025" w:type="dxa"/>
            <w:tcMar/>
          </w:tcPr>
          <w:p w:rsidR="2D54F63F" w:rsidP="7DF0C4B1" w:rsidRDefault="2D54F63F" w14:paraId="1A4E77CB" w14:textId="2ABC38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so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sánh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HTTP req/res với mẫu</w:t>
            </w:r>
          </w:p>
        </w:tc>
        <w:tc>
          <w:tcPr>
            <w:tcW w:w="1890" w:type="dxa"/>
            <w:tcMar/>
          </w:tcPr>
          <w:p w:rsidR="2D54F63F" w:rsidP="7DF0C4B1" w:rsidRDefault="2D54F63F" w14:paraId="20354F79" w14:textId="7D4E7BF5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hiệu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quả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với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tấn công đã biết, nhẹ</w:t>
            </w:r>
          </w:p>
        </w:tc>
        <w:tc>
          <w:tcPr>
            <w:tcW w:w="2505" w:type="dxa"/>
            <w:tcMar/>
          </w:tcPr>
          <w:p w:rsidR="2D54F63F" w:rsidP="7DF0C4B1" w:rsidRDefault="2D54F63F" w14:paraId="66E947BE" w14:textId="3EEE03B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dễ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bị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bypass,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đổi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định dạng đã biết</w:t>
            </w:r>
          </w:p>
        </w:tc>
        <w:tc>
          <w:tcPr>
            <w:tcW w:w="1485" w:type="dxa"/>
            <w:tcMar/>
          </w:tcPr>
          <w:p w:rsidR="7DF0C4B1" w:rsidP="7DF0C4B1" w:rsidRDefault="7DF0C4B1" w14:paraId="05A44CE6" w14:textId="4F60559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7DF0C4B1" w:rsidTr="7DF0C4B1" w14:paraId="391CFAA7">
        <w:trPr>
          <w:trHeight w:val="300"/>
        </w:trPr>
        <w:tc>
          <w:tcPr>
            <w:tcW w:w="1560" w:type="dxa"/>
            <w:tcMar/>
          </w:tcPr>
          <w:p w:rsidR="2D54F63F" w:rsidP="7DF0C4B1" w:rsidRDefault="2D54F63F" w14:paraId="68B6C953" w14:textId="68E5CF8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Anomaly Detection</w:t>
            </w:r>
          </w:p>
        </w:tc>
        <w:tc>
          <w:tcPr>
            <w:tcW w:w="2025" w:type="dxa"/>
            <w:tcMar/>
          </w:tcPr>
          <w:p w:rsidR="2D54F63F" w:rsidP="7DF0C4B1" w:rsidRDefault="2D54F63F" w14:paraId="422534BC" w14:textId="603DD12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Xây dựng mô hình bình thường</w:t>
            </w:r>
          </w:p>
        </w:tc>
        <w:tc>
          <w:tcPr>
            <w:tcW w:w="1890" w:type="dxa"/>
            <w:tcMar/>
          </w:tcPr>
          <w:p w:rsidR="2D54F63F" w:rsidP="7DF0C4B1" w:rsidRDefault="2D54F63F" w14:paraId="777CD7FB" w14:textId="20EB413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có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thể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phát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hiện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loại tấn công mới</w:t>
            </w:r>
          </w:p>
        </w:tc>
        <w:tc>
          <w:tcPr>
            <w:tcW w:w="2505" w:type="dxa"/>
            <w:tcMar/>
          </w:tcPr>
          <w:p w:rsidR="7420E017" w:rsidP="7DF0C4B1" w:rsidRDefault="7420E017" w14:paraId="056376DA" w14:textId="7A13DD2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cần</w:t>
            </w: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data </w:t>
            </w: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đầy</w:t>
            </w: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đủ</w:t>
            </w: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để</w:t>
            </w: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7420E0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học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</w:p>
          <w:p w:rsidR="46C799C9" w:rsidP="7DF0C4B1" w:rsidRDefault="46C799C9" w14:paraId="0E4ACEB2" w14:textId="4CAD7F5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có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thể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bị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chặn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những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hành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vi 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bình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thường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khác 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white lis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</w:t>
            </w:r>
            <w:r w:rsidRPr="7DF0C4B1" w:rsidR="46C79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1485" w:type="dxa"/>
            <w:tcMar/>
          </w:tcPr>
          <w:p w:rsidR="7DF0C4B1" w:rsidP="7DF0C4B1" w:rsidRDefault="7DF0C4B1" w14:paraId="6EEDFC6E" w14:textId="4F60559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7DF0C4B1" w:rsidTr="7DF0C4B1" w14:paraId="5491B823">
        <w:trPr>
          <w:trHeight w:val="300"/>
        </w:trPr>
        <w:tc>
          <w:tcPr>
            <w:tcW w:w="1560" w:type="dxa"/>
            <w:tcMar/>
          </w:tcPr>
          <w:p w:rsidR="2D54F63F" w:rsidP="7DF0C4B1" w:rsidRDefault="2D54F63F" w14:paraId="35A8726A" w14:textId="076E363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Behavioral-Based</w:t>
            </w:r>
          </w:p>
        </w:tc>
        <w:tc>
          <w:tcPr>
            <w:tcW w:w="2025" w:type="dxa"/>
            <w:tcMar/>
          </w:tcPr>
          <w:p w:rsidR="2D54F63F" w:rsidP="7DF0C4B1" w:rsidRDefault="2D54F63F" w14:paraId="224EB299" w14:textId="5DE9998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Quan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sát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chuỗi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hành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động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của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user/bot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trong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phiên</w:t>
            </w:r>
          </w:p>
        </w:tc>
        <w:tc>
          <w:tcPr>
            <w:tcW w:w="1890" w:type="dxa"/>
            <w:tcMar/>
          </w:tcPr>
          <w:p w:rsidR="2D54F63F" w:rsidP="7DF0C4B1" w:rsidRDefault="2D54F63F" w14:paraId="289CCA19" w14:textId="76D9555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giảm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thiểu tấn công tự động</w:t>
            </w:r>
          </w:p>
        </w:tc>
        <w:tc>
          <w:tcPr>
            <w:tcW w:w="2505" w:type="dxa"/>
            <w:tcMar/>
          </w:tcPr>
          <w:p w:rsidR="2C6FBC8A" w:rsidP="7DF0C4B1" w:rsidRDefault="2C6FBC8A" w14:paraId="1FE7F535" w14:textId="611276D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khó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định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nghĩa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các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hành</w:t>
            </w:r>
            <w:r w:rsidRPr="7DF0C4B1" w:rsidR="2C6FBC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vi nào là bình thường</w:t>
            </w:r>
          </w:p>
        </w:tc>
        <w:tc>
          <w:tcPr>
            <w:tcW w:w="1485" w:type="dxa"/>
            <w:tcMar/>
          </w:tcPr>
          <w:p w:rsidR="7DF0C4B1" w:rsidP="7DF0C4B1" w:rsidRDefault="7DF0C4B1" w14:paraId="0EEB3252" w14:textId="4F60559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7DF0C4B1" w:rsidTr="7DF0C4B1" w14:paraId="3B7592C0">
        <w:trPr>
          <w:trHeight w:val="300"/>
        </w:trPr>
        <w:tc>
          <w:tcPr>
            <w:tcW w:w="1560" w:type="dxa"/>
            <w:tcMar/>
          </w:tcPr>
          <w:p w:rsidR="2D54F63F" w:rsidP="7DF0C4B1" w:rsidRDefault="2D54F63F" w14:paraId="3481FF6D" w14:textId="5D7EADD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User Behavior Analytics</w:t>
            </w:r>
          </w:p>
        </w:tc>
        <w:tc>
          <w:tcPr>
            <w:tcW w:w="2025" w:type="dxa"/>
            <w:tcMar/>
          </w:tcPr>
          <w:p w:rsidR="2D54F63F" w:rsidP="7DF0C4B1" w:rsidRDefault="2D54F63F" w14:paraId="109694CE" w14:textId="2BDAC7A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Xây dựng hồ sơ hành vi cho từng người dùng</w:t>
            </w:r>
          </w:p>
        </w:tc>
        <w:tc>
          <w:tcPr>
            <w:tcW w:w="1890" w:type="dxa"/>
            <w:tcMar/>
          </w:tcPr>
          <w:p w:rsidR="2D54F63F" w:rsidP="7DF0C4B1" w:rsidRDefault="2D54F63F" w14:paraId="556B52D2" w14:textId="25C3293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Phát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hiện được tấn công từ bên trong</w:t>
            </w:r>
          </w:p>
        </w:tc>
        <w:tc>
          <w:tcPr>
            <w:tcW w:w="2505" w:type="dxa"/>
            <w:tcMar/>
          </w:tcPr>
          <w:p w:rsidR="6A458411" w:rsidP="7DF0C4B1" w:rsidRDefault="6A458411" w14:paraId="0A60B1DA" w14:textId="43E287D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6A4584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cần dữ liệu lịch sử lâu dài,</w:t>
            </w:r>
          </w:p>
          <w:p w:rsidR="6A458411" w:rsidP="7DF0C4B1" w:rsidRDefault="6A458411" w14:paraId="5ED0FC3C" w14:textId="44B2A09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6A4584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có thể sai nếu người dùng đổi hành vi</w:t>
            </w:r>
          </w:p>
        </w:tc>
        <w:tc>
          <w:tcPr>
            <w:tcW w:w="1485" w:type="dxa"/>
            <w:tcMar/>
          </w:tcPr>
          <w:p w:rsidR="7DF0C4B1" w:rsidP="7DF0C4B1" w:rsidRDefault="7DF0C4B1" w14:paraId="37CEF7AD" w14:textId="4F60559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7DF0C4B1" w:rsidTr="7DF0C4B1" w14:paraId="7EEF792F">
        <w:trPr>
          <w:trHeight w:val="300"/>
        </w:trPr>
        <w:tc>
          <w:tcPr>
            <w:tcW w:w="1560" w:type="dxa"/>
            <w:tcMar/>
          </w:tcPr>
          <w:p w:rsidR="2D54F63F" w:rsidP="7DF0C4B1" w:rsidRDefault="2D54F63F" w14:paraId="37050A44" w14:textId="7AFAB5E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ML-based</w:t>
            </w:r>
          </w:p>
        </w:tc>
        <w:tc>
          <w:tcPr>
            <w:tcW w:w="2025" w:type="dxa"/>
            <w:tcMar/>
          </w:tcPr>
          <w:p w:rsidR="2D54F63F" w:rsidP="7DF0C4B1" w:rsidRDefault="2D54F63F" w14:paraId="37AA9F6F" w14:textId="4AE4C53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Trích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xuất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các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đặc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trưng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từ HTTP req</w:t>
            </w:r>
          </w:p>
        </w:tc>
        <w:tc>
          <w:tcPr>
            <w:tcW w:w="1890" w:type="dxa"/>
            <w:tcMar/>
          </w:tcPr>
          <w:p w:rsidR="2D54F63F" w:rsidP="7DF0C4B1" w:rsidRDefault="2D54F63F" w14:paraId="27B58BE2" w14:textId="01C0905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có thể phát hiện loại tấn công </w:t>
            </w:r>
          </w:p>
          <w:p w:rsidR="2D54F63F" w:rsidP="7DF0C4B1" w:rsidRDefault="2D54F63F" w14:paraId="2EFEAA85" w14:textId="3466190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phân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tích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dữ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liệu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lớn</w:t>
            </w:r>
          </w:p>
        </w:tc>
        <w:tc>
          <w:tcPr>
            <w:tcW w:w="2505" w:type="dxa"/>
            <w:tcMar/>
          </w:tcPr>
          <w:p w:rsidR="2D54F63F" w:rsidP="7DF0C4B1" w:rsidRDefault="2D54F63F" w14:paraId="3DCDA54F" w14:textId="2663502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cần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đào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tạo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chất</w:t>
            </w: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lượng</w:t>
            </w:r>
          </w:p>
          <w:p w:rsidR="2D54F63F" w:rsidP="7DF0C4B1" w:rsidRDefault="2D54F63F" w14:paraId="48901825" w14:textId="15AB192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F0C4B1" w:rsidR="2D54F6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huấn luyện phức </w:t>
            </w:r>
          </w:p>
        </w:tc>
        <w:tc>
          <w:tcPr>
            <w:tcW w:w="1485" w:type="dxa"/>
            <w:tcMar/>
          </w:tcPr>
          <w:p w:rsidR="7DF0C4B1" w:rsidP="7DF0C4B1" w:rsidRDefault="7DF0C4B1" w14:paraId="12AB02F4" w14:textId="4F60559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74A81CE9" w:rsidP="7DF0C4B1" w:rsidRDefault="74A81CE9" w14:paraId="630F8132" w14:textId="7A148E4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Phân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loại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nhà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cung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cấp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dịch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vụ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WAF 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7DF0C4B1" w:rsidR="74A81C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các kiến trúc tiếp cận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45"/>
        <w:gridCol w:w="1395"/>
        <w:gridCol w:w="1260"/>
        <w:gridCol w:w="3529"/>
        <w:gridCol w:w="1755"/>
      </w:tblGrid>
      <w:tr w:rsidR="7DF0C4B1" w:rsidTr="7DF0C4B1" w14:paraId="3A23DA9F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328F7B62" w14:textId="712A8591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Nhà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cung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cấp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D8D17AB" w14:textId="6519F76A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Cơ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chế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cốt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lõi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633F9EC0" w14:textId="305A864F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Phân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loại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kiến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trúc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15484AC0" w14:textId="35278E24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Đặc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điểm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nổi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bật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698F2A6B" w:rsidP="7DF0C4B1" w:rsidRDefault="698F2A6B" w14:paraId="08F9D8F2" w14:textId="0A2D6CD3">
            <w:pPr>
              <w:pStyle w:val="Normal"/>
              <w:bidi w:val="0"/>
              <w:jc w:val="left"/>
              <w:rPr>
                <w:b w:val="1"/>
                <w:bCs w:val="1"/>
                <w:color w:val="1F1F1F"/>
                <w:sz w:val="22"/>
                <w:szCs w:val="22"/>
              </w:rPr>
            </w:pPr>
            <w:r w:rsidRPr="7DF0C4B1" w:rsidR="698F2A6B">
              <w:rPr>
                <w:b w:val="1"/>
                <w:bCs w:val="1"/>
                <w:color w:val="1F1F1F"/>
                <w:sz w:val="20"/>
                <w:szCs w:val="20"/>
              </w:rPr>
              <w:t>Documents</w:t>
            </w:r>
          </w:p>
        </w:tc>
      </w:tr>
      <w:tr w:rsidR="7DF0C4B1" w:rsidTr="7DF0C4B1" w14:paraId="22E9813F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611DEE3" w14:textId="0F9DF10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AWS WAF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689F03F5" w14:textId="4827708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Rule-based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384F1258" w14:textId="1E008BFD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Managed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19166C30" w14:textId="06A8F697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Chủ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yếu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dựa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trên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các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bộ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luật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(Managed Rules). </w:t>
            </w:r>
            <w:r w:rsidRPr="7DF0C4B1" w:rsidR="7DF0C4B1">
              <w:rPr>
                <w:color w:val="1F1F1F"/>
                <w:sz w:val="20"/>
                <w:szCs w:val="20"/>
              </w:rPr>
              <w:t>Khách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hàng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tự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cấu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hình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là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chính</w:t>
            </w:r>
            <w:r w:rsidRPr="7DF0C4B1" w:rsidR="7DF0C4B1">
              <w:rPr>
                <w:color w:val="1F1F1F"/>
                <w:sz w:val="20"/>
                <w:szCs w:val="20"/>
              </w:rPr>
              <w:t>.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C28F2B6" w:rsidP="7DF0C4B1" w:rsidRDefault="0C28F2B6" w14:paraId="32EF3A9A" w14:textId="6F50F2D3">
            <w:pPr>
              <w:pStyle w:val="Normal"/>
              <w:bidi w:val="0"/>
              <w:rPr>
                <w:sz w:val="12"/>
                <w:szCs w:val="12"/>
              </w:rPr>
            </w:pPr>
            <w:hyperlink r:id="Rf35db2805d634d6d">
              <w:r w:rsidRPr="7DF0C4B1" w:rsidR="0C28F2B6">
                <w:rPr>
                  <w:rStyle w:val="Hyperlink"/>
                  <w:rFonts w:ascii="Aptos" w:hAnsi="Aptos" w:eastAsia="Aptos" w:cs="Aptos"/>
                  <w:noProof w:val="0"/>
                  <w:sz w:val="12"/>
                  <w:szCs w:val="12"/>
                  <w:lang w:val="en-US"/>
                </w:rPr>
                <w:t>AWS Managed Rules rule groups list - AWS WAF, AWS Firewall Manager, AWS Shield Advanced, and AWS Shield network security director</w:t>
              </w:r>
            </w:hyperlink>
          </w:p>
          <w:p w:rsidR="0C28F2B6" w:rsidP="7DF0C4B1" w:rsidRDefault="0C28F2B6" w14:paraId="7140F67A" w14:textId="1B67F375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12"/>
                <w:szCs w:val="12"/>
                <w:lang w:val="en-US"/>
              </w:rPr>
            </w:pPr>
            <w:hyperlink r:id="R09b8b6d17dee40c8">
              <w:r w:rsidRPr="7DF0C4B1" w:rsidR="0C28F2B6">
                <w:rPr>
                  <w:rStyle w:val="Hyperlink"/>
                  <w:rFonts w:ascii="Aptos" w:hAnsi="Aptos" w:eastAsia="Aptos" w:cs="Aptos"/>
                  <w:noProof w:val="0"/>
                  <w:sz w:val="12"/>
                  <w:szCs w:val="12"/>
                  <w:lang w:val="en-US"/>
                </w:rPr>
                <w:t>CRS Documentation</w:t>
              </w:r>
            </w:hyperlink>
          </w:p>
        </w:tc>
      </w:tr>
      <w:tr w:rsidR="7DF0C4B1" w:rsidTr="7DF0C4B1" w14:paraId="6D799712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4D8CBF5D" w14:textId="368CDAA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Cloudflare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0A0AE6E5" w14:textId="2D4BE00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Ensemble / Layered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04AEFCDF" w14:textId="1DE84F6A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Managed / SaaS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3133F8F8" w14:textId="4239AAC1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Kết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hợp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Rule-based (OWASP), ML-based </w:t>
            </w:r>
            <w:r w:rsidRPr="7DF0C4B1" w:rsidR="7DF0C4B1">
              <w:rPr>
                <w:color w:val="1F1F1F"/>
                <w:sz w:val="20"/>
                <w:szCs w:val="20"/>
              </w:rPr>
              <w:t>để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chặn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Bot </w:t>
            </w:r>
            <w:r w:rsidRPr="7DF0C4B1" w:rsidR="7DF0C4B1">
              <w:rPr>
                <w:color w:val="1F1F1F"/>
                <w:sz w:val="20"/>
                <w:szCs w:val="20"/>
              </w:rPr>
              <w:t>và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chấm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điểm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rủi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ro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(Anomaly Scoring).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2B160E1C" w:rsidP="7DF0C4B1" w:rsidRDefault="2B160E1C" w14:paraId="03FAB314" w14:textId="393A58DD">
            <w:pPr>
              <w:pStyle w:val="Normal"/>
              <w:bidi w:val="0"/>
              <w:rPr>
                <w:sz w:val="12"/>
                <w:szCs w:val="12"/>
              </w:rPr>
            </w:pPr>
            <w:hyperlink r:id="Re6b237a69d294d06">
              <w:r w:rsidRPr="7DF0C4B1" w:rsidR="2B160E1C">
                <w:rPr>
                  <w:rStyle w:val="Hyperlink"/>
                  <w:rFonts w:ascii="Aptos" w:hAnsi="Aptos" w:eastAsia="Aptos" w:cs="Aptos"/>
                  <w:noProof w:val="0"/>
                  <w:sz w:val="12"/>
                  <w:szCs w:val="12"/>
                  <w:lang w:val="en-US"/>
                </w:rPr>
                <w:t>Overview · Cloudflare Web Application Firewall (WAF) docs</w:t>
              </w:r>
            </w:hyperlink>
          </w:p>
        </w:tc>
      </w:tr>
      <w:tr w:rsidR="7DF0C4B1" w:rsidTr="7DF0C4B1" w14:paraId="1901301D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740EA841" w14:textId="2B73365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Imperva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3176FDA6" w14:textId="473E4AE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Anomaly Scoring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033D51C7" w14:textId="2313F63C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Managed / Hybrid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6D60B534" w14:textId="446140DC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Rất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mạnh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về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việc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chấm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điểm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hành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vi </w:t>
            </w:r>
            <w:r w:rsidRPr="7DF0C4B1" w:rsidR="7DF0C4B1">
              <w:rPr>
                <w:color w:val="1F1F1F"/>
                <w:sz w:val="20"/>
                <w:szCs w:val="20"/>
              </w:rPr>
              <w:t>để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phát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hiện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các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cuộc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tấn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công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logic </w:t>
            </w:r>
            <w:r w:rsidRPr="7DF0C4B1" w:rsidR="7DF0C4B1">
              <w:rPr>
                <w:color w:val="1F1F1F"/>
                <w:sz w:val="20"/>
                <w:szCs w:val="20"/>
              </w:rPr>
              <w:t>phức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tạp</w:t>
            </w:r>
            <w:r w:rsidRPr="7DF0C4B1" w:rsidR="7DF0C4B1">
              <w:rPr>
                <w:color w:val="1F1F1F"/>
                <w:sz w:val="20"/>
                <w:szCs w:val="20"/>
              </w:rPr>
              <w:t>.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0408687A" w14:textId="529771E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12"/>
                <w:szCs w:val="12"/>
                <w:lang w:val="en-US"/>
              </w:rPr>
            </w:pPr>
          </w:p>
        </w:tc>
      </w:tr>
      <w:tr w:rsidR="7DF0C4B1" w:rsidTr="7DF0C4B1" w14:paraId="37D30617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5464DCBF" w14:textId="1128814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Fastly (Signal Sciences)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FC5CD0E" w14:textId="0BF66EC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ML-based Classifier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11159EF9" w14:textId="42BFCF3F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Managed / Next-Gen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61540A8A" w14:textId="0B1F775B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Sử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dụng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"</w:t>
            </w:r>
            <w:r w:rsidRPr="7DF0C4B1" w:rsidR="7DF0C4B1">
              <w:rPr>
                <w:color w:val="1F1F1F"/>
                <w:sz w:val="20"/>
                <w:szCs w:val="20"/>
              </w:rPr>
              <w:t>SmartParse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" </w:t>
            </w:r>
            <w:r w:rsidRPr="7DF0C4B1" w:rsidR="7DF0C4B1">
              <w:rPr>
                <w:color w:val="1F1F1F"/>
                <w:sz w:val="20"/>
                <w:szCs w:val="20"/>
              </w:rPr>
              <w:t>để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phân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tích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ngữ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cảnh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mà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không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cần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quá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nhiều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luật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cứng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nhắc</w:t>
            </w:r>
            <w:r w:rsidRPr="7DF0C4B1" w:rsidR="7DF0C4B1">
              <w:rPr>
                <w:color w:val="1F1F1F"/>
                <w:sz w:val="20"/>
                <w:szCs w:val="20"/>
              </w:rPr>
              <w:t>.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683F8EEE" w:rsidP="7DF0C4B1" w:rsidRDefault="683F8EEE" w14:paraId="4932486A" w14:textId="5587426F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12"/>
                <w:szCs w:val="12"/>
                <w:lang w:val="en-US"/>
              </w:rPr>
            </w:pPr>
            <w:hyperlink r:id="R0b306dfc60ae4285">
              <w:r w:rsidRPr="7DF0C4B1" w:rsidR="683F8EEE">
                <w:rPr>
                  <w:rStyle w:val="Hyperlink"/>
                  <w:rFonts w:ascii="Aptos" w:hAnsi="Aptos" w:eastAsia="Aptos" w:cs="Aptos"/>
                  <w:noProof w:val="0"/>
                  <w:sz w:val="12"/>
                  <w:szCs w:val="12"/>
                  <w:lang w:val="en-US"/>
                </w:rPr>
                <w:t>Next-Gen WAF | Fastly Documentation</w:t>
              </w:r>
            </w:hyperlink>
          </w:p>
        </w:tc>
      </w:tr>
      <w:tr w:rsidR="7DF0C4B1" w:rsidTr="7DF0C4B1" w14:paraId="453392D5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A67906B" w14:textId="4A84326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Fortinet (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FortiWeb</w:t>
            </w: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)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31AAA186" w14:textId="723B0E2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ML-based / Hybrid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7A6F7EE8" w14:textId="3F44893A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 xml:space="preserve">Hybrid / </w:t>
            </w:r>
            <w:r w:rsidRPr="7DF0C4B1" w:rsidR="7DF0C4B1">
              <w:rPr>
                <w:color w:val="1F1F1F"/>
                <w:sz w:val="20"/>
                <w:szCs w:val="20"/>
              </w:rPr>
              <w:t>On-premise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5B7A308A" w14:textId="288FF0E9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Sử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dụng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hai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lớp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ML: </w:t>
            </w:r>
            <w:r w:rsidRPr="7DF0C4B1" w:rsidR="7DF0C4B1">
              <w:rPr>
                <w:color w:val="1F1F1F"/>
                <w:sz w:val="20"/>
                <w:szCs w:val="20"/>
              </w:rPr>
              <w:t>một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lớp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quét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toàn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cục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và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một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lớp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học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riêng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theo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từng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ứng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dụng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cụ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thể</w:t>
            </w:r>
            <w:r w:rsidRPr="7DF0C4B1" w:rsidR="7DF0C4B1">
              <w:rPr>
                <w:color w:val="1F1F1F"/>
                <w:sz w:val="20"/>
                <w:szCs w:val="20"/>
              </w:rPr>
              <w:t>.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300D1C87" w14:textId="6EF3D7AC">
            <w:pPr>
              <w:pStyle w:val="Normal"/>
              <w:bidi w:val="0"/>
              <w:rPr>
                <w:color w:val="1F1F1F"/>
                <w:sz w:val="12"/>
                <w:szCs w:val="12"/>
              </w:rPr>
            </w:pPr>
          </w:p>
        </w:tc>
      </w:tr>
      <w:tr w:rsidR="7DF0C4B1" w:rsidTr="7DF0C4B1" w14:paraId="17511B1C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29C66E5" w14:textId="1FA5A40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Akamai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6AB64F70" w14:textId="4FC5C63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Ensemble / Layered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2FBE2C6" w14:textId="3A33BD07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Managed / Global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031AD2E8" w14:textId="24121073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Hệ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thống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đa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tầng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từ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Edge: </w:t>
            </w:r>
            <w:r w:rsidRPr="7DF0C4B1" w:rsidR="7DF0C4B1">
              <w:rPr>
                <w:color w:val="1F1F1F"/>
                <w:sz w:val="20"/>
                <w:szCs w:val="20"/>
              </w:rPr>
              <w:t>lọc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DDoS, </w:t>
            </w:r>
            <w:r w:rsidRPr="7DF0C4B1" w:rsidR="7DF0C4B1">
              <w:rPr>
                <w:color w:val="1F1F1F"/>
                <w:sz w:val="20"/>
                <w:szCs w:val="20"/>
              </w:rPr>
              <w:t>kiểm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tra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Signature </w:t>
            </w:r>
            <w:r w:rsidRPr="7DF0C4B1" w:rsidR="7DF0C4B1">
              <w:rPr>
                <w:color w:val="1F1F1F"/>
                <w:sz w:val="20"/>
                <w:szCs w:val="20"/>
              </w:rPr>
              <w:t>và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phân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tích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hành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vi </w:t>
            </w:r>
            <w:r w:rsidRPr="7DF0C4B1" w:rsidR="7DF0C4B1">
              <w:rPr>
                <w:color w:val="1F1F1F"/>
                <w:sz w:val="20"/>
                <w:szCs w:val="20"/>
              </w:rPr>
              <w:t>nâng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cao</w:t>
            </w:r>
            <w:r w:rsidRPr="7DF0C4B1" w:rsidR="7DF0C4B1">
              <w:rPr>
                <w:color w:val="1F1F1F"/>
                <w:sz w:val="20"/>
                <w:szCs w:val="20"/>
              </w:rPr>
              <w:t>.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5D6AAB79" w14:textId="22E68669">
            <w:pPr>
              <w:pStyle w:val="Normal"/>
              <w:bidi w:val="0"/>
              <w:rPr>
                <w:color w:val="1F1F1F"/>
                <w:sz w:val="12"/>
                <w:szCs w:val="12"/>
              </w:rPr>
            </w:pPr>
          </w:p>
        </w:tc>
      </w:tr>
      <w:tr w:rsidR="7DF0C4B1" w:rsidTr="7DF0C4B1" w14:paraId="059D8077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4F88214" w14:textId="18741C6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Wallarm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700A09B" w14:textId="4786175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sz w:val="18"/>
                <w:szCs w:val="18"/>
              </w:rPr>
            </w:pPr>
            <w:r w:rsidRPr="7DF0C4B1" w:rsidR="7DF0C4B1">
              <w:rPr>
                <w:b w:val="1"/>
                <w:bCs w:val="1"/>
                <w:color w:val="1F1F1F"/>
                <w:sz w:val="20"/>
                <w:szCs w:val="20"/>
              </w:rPr>
              <w:t>ML-based / ML-first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DF0C4B1" w:rsidP="7DF0C4B1" w:rsidRDefault="7DF0C4B1" w14:paraId="2CB7D451" w14:textId="11D23DB0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Next-Gen WAF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609ACEB1" w14:textId="2A137A29">
            <w:pPr>
              <w:bidi w:val="0"/>
              <w:spacing w:before="0" w:beforeAutospacing="off" w:after="0" w:afterAutospacing="off"/>
              <w:rPr>
                <w:color w:val="1F1F1F"/>
                <w:sz w:val="18"/>
                <w:szCs w:val="18"/>
              </w:rPr>
            </w:pPr>
            <w:r w:rsidRPr="7DF0C4B1" w:rsidR="7DF0C4B1">
              <w:rPr>
                <w:color w:val="1F1F1F"/>
                <w:sz w:val="20"/>
                <w:szCs w:val="20"/>
              </w:rPr>
              <w:t>Tập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trung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tối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đa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vào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AI/ML </w:t>
            </w:r>
            <w:r w:rsidRPr="7DF0C4B1" w:rsidR="7DF0C4B1">
              <w:rPr>
                <w:color w:val="1F1F1F"/>
                <w:sz w:val="20"/>
                <w:szCs w:val="20"/>
              </w:rPr>
              <w:t>để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tự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động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tạo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quy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tắc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bảo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vệ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cho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</w:t>
            </w:r>
            <w:r w:rsidRPr="7DF0C4B1" w:rsidR="7DF0C4B1">
              <w:rPr>
                <w:color w:val="1F1F1F"/>
                <w:sz w:val="20"/>
                <w:szCs w:val="20"/>
              </w:rPr>
              <w:t>các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API </w:t>
            </w:r>
            <w:r w:rsidRPr="7DF0C4B1" w:rsidR="7DF0C4B1">
              <w:rPr>
                <w:color w:val="1F1F1F"/>
                <w:sz w:val="20"/>
                <w:szCs w:val="20"/>
              </w:rPr>
              <w:t>và</w:t>
            </w:r>
            <w:r w:rsidRPr="7DF0C4B1" w:rsidR="7DF0C4B1">
              <w:rPr>
                <w:color w:val="1F1F1F"/>
                <w:sz w:val="20"/>
                <w:szCs w:val="20"/>
              </w:rPr>
              <w:t xml:space="preserve"> Microservices.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DF0C4B1" w:rsidP="7DF0C4B1" w:rsidRDefault="7DF0C4B1" w14:paraId="56440AE2" w14:textId="5C4208D8">
            <w:pPr>
              <w:pStyle w:val="Normal"/>
              <w:bidi w:val="0"/>
              <w:rPr>
                <w:color w:val="1F1F1F"/>
                <w:sz w:val="12"/>
                <w:szCs w:val="12"/>
              </w:rPr>
            </w:pPr>
          </w:p>
        </w:tc>
      </w:tr>
      <w:tr w:rsidR="7DF0C4B1" w:rsidTr="7DF0C4B1" w14:paraId="0C122155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3B1767E" w:rsidP="7DF0C4B1" w:rsidRDefault="53B1767E" w14:paraId="563D47B5" w14:textId="0191FBB5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7DF0C4B1" w:rsidR="53B1767E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  <w:t>F5 (BIG-IP)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3B1767E" w:rsidP="7DF0C4B1" w:rsidRDefault="53B1767E" w14:paraId="16FE28C3" w14:textId="1A23DA82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7DF0C4B1" w:rsidR="53B1767E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  <w:t>Ensemble / Anomaly Scoring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3B1767E" w:rsidP="7DF0C4B1" w:rsidRDefault="53B1767E" w14:paraId="7308D9DB" w14:textId="4B997BCB">
            <w:pPr>
              <w:pStyle w:val="Normal"/>
            </w:pPr>
            <w:r w:rsidRPr="7DF0C4B1" w:rsidR="53B1767E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Hybrid / On-premise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3B1767E" w:rsidP="7DF0C4B1" w:rsidRDefault="53B1767E" w14:paraId="5733DEA4" w14:textId="3AEC77CC">
            <w:pPr>
              <w:pStyle w:val="Normal"/>
            </w:pPr>
            <w:r w:rsidRPr="7DF0C4B1" w:rsidR="53B1767E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Khả năng tùy biến sâu nhất thị trường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FC0E26F" w:rsidP="7DF0C4B1" w:rsidRDefault="1FC0E26F" w14:paraId="162E172B" w14:textId="350BFE65">
            <w:pPr>
              <w:pStyle w:val="Normal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12"/>
                <w:szCs w:val="12"/>
                <w:lang w:val="en-US"/>
              </w:rPr>
            </w:pPr>
            <w:hyperlink r:id="Rcff724afaa094eff">
              <w:r w:rsidRPr="7DF0C4B1" w:rsidR="1FC0E26F">
                <w:rPr>
                  <w:rStyle w:val="Hyperlink"/>
                  <w:rFonts w:ascii="Aptos" w:hAnsi="Aptos" w:eastAsia="Aptos" w:cs="Aptos"/>
                  <w:noProof w:val="0"/>
                  <w:sz w:val="12"/>
                  <w:szCs w:val="12"/>
                  <w:lang w:val="en-US"/>
                </w:rPr>
                <w:t>BIG-IP Application Security Manager | F5 Product Datasheet</w:t>
              </w:r>
            </w:hyperlink>
          </w:p>
        </w:tc>
      </w:tr>
      <w:tr w:rsidR="7DF0C4B1" w:rsidTr="7DF0C4B1" w14:paraId="6F0E7D30">
        <w:trPr>
          <w:trHeight w:val="300"/>
        </w:trPr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7A57F77" w:rsidP="7DF0C4B1" w:rsidRDefault="67A57F77" w14:paraId="61E35749" w14:textId="5EBCE60D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7DF0C4B1" w:rsidR="67A57F77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  <w:t>Azure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7A57F77" w:rsidP="7DF0C4B1" w:rsidRDefault="67A57F77" w14:paraId="50B326F8" w14:textId="0E514EED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7DF0C4B1" w:rsidR="67A57F77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  <w:t>Anomaly Scoring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7A57F77" w:rsidP="7DF0C4B1" w:rsidRDefault="67A57F77" w14:paraId="376B3B5D" w14:textId="01965B64">
            <w:pPr>
              <w:pStyle w:val="Normal"/>
            </w:pP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Managed</w:t>
            </w:r>
          </w:p>
        </w:tc>
        <w:tc>
          <w:tcPr>
            <w:tcW w:w="3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67A57F77" w:rsidP="7DF0C4B1" w:rsidRDefault="67A57F77" w14:paraId="3A8F6F6D" w14:textId="6F954AFD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tập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trung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vào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việc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giảm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thiểu</w:t>
            </w:r>
            <w:r w:rsidRPr="7DF0C4B1" w:rsidR="67A57F7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false positive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67A57F77" w:rsidP="7DF0C4B1" w:rsidRDefault="67A57F77" w14:paraId="1AB45007" w14:textId="07E5169D">
            <w:pPr>
              <w:pStyle w:val="Normal"/>
              <w:bidi w:val="0"/>
              <w:spacing w:line="279" w:lineRule="auto"/>
              <w:jc w:val="left"/>
              <w:rPr>
                <w:rFonts w:ascii="Aptos" w:hAnsi="Aptos" w:eastAsia="Aptos" w:cs="Aptos"/>
                <w:noProof w:val="0"/>
                <w:sz w:val="12"/>
                <w:szCs w:val="12"/>
                <w:lang w:val="en-US"/>
              </w:rPr>
            </w:pPr>
            <w:hyperlink r:id="R0061d3406c364541">
              <w:r w:rsidRPr="7DF0C4B1" w:rsidR="67A57F77">
                <w:rPr>
                  <w:rStyle w:val="Hyperlink"/>
                  <w:rFonts w:ascii="Aptos" w:hAnsi="Aptos" w:eastAsia="Aptos" w:cs="Aptos"/>
                  <w:noProof w:val="0"/>
                  <w:sz w:val="12"/>
                  <w:szCs w:val="12"/>
                  <w:lang w:val="en-US"/>
                </w:rPr>
                <w:t>CRS and DRS rule groups and rules - Azure Web Application Firewall | Microsoft Learn</w:t>
              </w:r>
            </w:hyperlink>
          </w:p>
        </w:tc>
      </w:tr>
    </w:tbl>
    <w:p w:rsidR="7DF0C4B1" w:rsidP="7DF0C4B1" w:rsidRDefault="7DF0C4B1" w14:paraId="0865BD90" w14:textId="6B13DE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687B4C" w:rsidP="7DF0C4B1" w:rsidRDefault="6E687B4C" w14:paraId="753F7A30" w14:textId="2E0880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Câu hỏi: Cloudflare và ModSecurity/OWASP CRS khác nhau ở đâu về cơ chế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phát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6E687B4C" w:rsidP="7DF0C4B1" w:rsidRDefault="6E687B4C" w14:paraId="77076311" w14:textId="0176D7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Trả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lời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6E687B4C" w:rsidP="7DF0C4B1" w:rsidRDefault="6E687B4C" w14:paraId="6E60AECC" w14:textId="622F208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ModSecurity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OWASP CRS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thuần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rule-based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anomaly scoring.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Mỗi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chịu trách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nhiệm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phát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kiểm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tra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chúng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 hay deny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trực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tiếp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Khi một rule match, nó tăng anomaly score thông qua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động setvar</w:t>
      </w:r>
    </w:p>
    <w:p w:rsidR="6E687B4C" w:rsidP="7DF0C4B1" w:rsidRDefault="6E687B4C" w14:paraId="67ADC73A" w14:textId="5FA1C0A0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Cloudflare WAF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kiến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trúc hybrid gồm 2 lớp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bổ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sung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nhau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Managed Rules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khớp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với các attack signature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biết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WAF attack scoring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Cloudflare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cải tiến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machine learning</w:t>
      </w:r>
    </w:p>
    <w:p w:rsidR="6E687B4C" w:rsidP="7DF0C4B1" w:rsidRDefault="6E687B4C" w14:paraId="63EAD067" w14:textId="25635770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Đây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chính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AWS WAF, payload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nhóm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bypass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Đó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vì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nhóm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biến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payload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tấn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7DF0C4B1" w:rsidR="6E687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 injection</w:t>
      </w:r>
    </w:p>
    <w:p w:rsidR="7DF0C4B1" w:rsidP="7DF0C4B1" w:rsidRDefault="7DF0C4B1" w14:paraId="4CBDA893" w14:textId="2CBFA2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571591" w:rsidP="7DF0C4B1" w:rsidRDefault="2F571591" w14:paraId="2D9C9D42" w14:textId="5EE07DD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F0C4B1" w:rsidR="2F5715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 technique</w:t>
      </w:r>
    </w:p>
    <w:p w:rsidR="2F571591" w:rsidP="7DF0C4B1" w:rsidRDefault="2F571591" w14:paraId="73613357" w14:textId="531060C7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Định nghĩa</w:t>
      </w:r>
    </w:p>
    <w:p w:rsidR="2F571591" w:rsidP="7DF0C4B1" w:rsidRDefault="2F571591" w14:paraId="20DCF006" w14:textId="038782CA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Thay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đổi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cú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pháp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payload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tấn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công để SQL engine vẫn hiểu và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thực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payload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gốc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+ WAF không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ra pattern tấn công</w:t>
      </w:r>
    </w:p>
    <w:p w:rsidR="2F571591" w:rsidP="7DF0C4B1" w:rsidRDefault="2F571591" w14:paraId="4B91168D" w14:textId="34FC080E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Lý do tấn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công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dựa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trên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lỗ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hổng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cơ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bản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của rule-based: WAF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tìm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kiếm</w:t>
      </w:r>
      <w:r w:rsidRPr="7DF0C4B1" w:rsidR="2F5715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chuỗi theo string, database parser phân tích theo ngữ </w:t>
      </w:r>
      <w:r w:rsidRPr="7DF0C4B1" w:rsidR="714CFE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pháp</w:t>
      </w:r>
    </w:p>
    <w:p w:rsidR="714CFE4C" w:rsidP="7DF0C4B1" w:rsidRDefault="714CFE4C" w14:paraId="275B929D" w14:textId="09FDEE5D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714CFE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Các </w:t>
      </w:r>
      <w:r w:rsidRPr="7DF0C4B1" w:rsidR="714CFE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kỹ</w:t>
      </w:r>
      <w:r w:rsidRPr="7DF0C4B1" w:rsidR="714CFE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714CFE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thuật</w:t>
      </w:r>
      <w:r w:rsidRPr="7DF0C4B1" w:rsidR="714CFE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transform</w:t>
      </w:r>
    </w:p>
    <w:p w:rsidR="527475AB" w:rsidP="7DF0C4B1" w:rsidRDefault="527475AB" w14:paraId="49C662FF" w14:textId="1E9712EA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Biến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đổi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Lexical</w:t>
      </w:r>
    </w:p>
    <w:p w:rsidR="527475AB" w:rsidP="7DF0C4B1" w:rsidRDefault="527475AB" w14:paraId="14B32809" w14:textId="0CCBFFAE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Lớp 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ày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ấn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ông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ào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ính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ĩnh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ủa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ác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ộ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uật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ựa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hữ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(Signature-based).</w:t>
      </w:r>
    </w:p>
    <w:p w:rsidR="527475AB" w:rsidP="7DF0C4B1" w:rsidRDefault="527475AB" w14:paraId="56C5A1B4" w14:textId="1A835AA4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Lợi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lỏng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lẻo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việc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định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nghĩa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biểu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thức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chính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(Regex). 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thường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quét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từ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khóa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nhạy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cảm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như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SELECT, UNION, EXEC.</w:t>
      </w:r>
    </w:p>
    <w:p w:rsidR="527475AB" w:rsidP="7DF0C4B1" w:rsidRDefault="527475AB" w14:paraId="26D16E39" w14:textId="66982407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Case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Obfu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scation: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Hệ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ản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ị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SDL (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ư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ySQL)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mặ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ị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ân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ệt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ường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ưng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ế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ư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ợc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ấ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ì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CRE_CASELESS,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ỏ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q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ua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lEcT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27475AB" w:rsidP="7DF0C4B1" w:rsidRDefault="527475AB" w14:paraId="3E8E8451" w14:textId="795234F1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nhiễu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(Inline Comments):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cú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comment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ngôn ngữ đích (ví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/**/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SQL)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ngắt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quãng dòng chảy của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chuỗi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nhìn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thấy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S, E, L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rời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trình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dịch SQL lại loại bỏ comment và thực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lệnh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hoàn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chỉnh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27475AB" w:rsidP="7DF0C4B1" w:rsidRDefault="527475AB" w14:paraId="44E6D113" w14:textId="63AE099C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Biến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đổi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Encoding / Representation (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Mã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hóa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527475AB" w:rsidP="7DF0C4B1" w:rsidRDefault="527475AB" w14:paraId="3F8AB403" w14:textId="27EDB47D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Lớp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này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lợi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bất đối xứng trong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quá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trình giải mã (Decoding Inconsistency) giữa WAF và Web Server.</w:t>
      </w:r>
    </w:p>
    <w:p w:rsidR="527475AB" w:rsidP="7DF0C4B1" w:rsidRDefault="527475AB" w14:paraId="0AA64608" w14:textId="02206EDC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Mã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hóa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payload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dưới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định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dạng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hỗ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hoặc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giải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hết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lớp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(Double/Triple Encoding).</w:t>
      </w:r>
    </w:p>
    <w:p w:rsidR="527475AB" w:rsidP="7DF0C4B1" w:rsidRDefault="527475AB" w14:paraId="38FB6C76" w14:textId="39AAAA59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Double URL Encoding: Nếu WAF giải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lần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thấy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%253c (kết quả là %3c),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toàn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Tuy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nhiên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Web Server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giải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lần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 sẽ thu được &lt;.</w:t>
      </w:r>
    </w:p>
    <w:p w:rsidR="527475AB" w:rsidP="7DF0C4B1" w:rsidRDefault="527475AB" w14:paraId="7B8203D8" w14:textId="4C7D626D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Unicode/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Full-width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ký tự có hình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dáng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tương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đương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％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vì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%). 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thể không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chuẩn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hóa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(Normalize)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này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về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dạng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ASCII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trước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dẫn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đến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việc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bỏ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lọt mã độc.</w:t>
      </w:r>
    </w:p>
    <w:p w:rsidR="527475AB" w:rsidP="7DF0C4B1" w:rsidRDefault="527475AB" w14:paraId="06851909" w14:textId="4EB8F790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Biến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đổi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Structural / Syntactic (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Cấu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trúc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/ Cú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pháp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527475AB" w:rsidP="7DF0C4B1" w:rsidRDefault="527475AB" w14:paraId="072973DB" w14:textId="050BAD2D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Lớp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này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tấn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Logic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đoán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WAF.</w:t>
      </w:r>
    </w:p>
    <w:p w:rsidR="527475AB" w:rsidP="7DF0C4B1" w:rsidRDefault="527475AB" w14:paraId="2F321BAF" w14:textId="53DC161A">
      <w:pPr>
        <w:pStyle w:val="ListParagraph"/>
        <w:numPr>
          <w:ilvl w:val="0"/>
          <w:numId w:val="3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Thay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hế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ấu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rúc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ệnh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hổ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iến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ằng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ấu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rúc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ương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ương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ề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ặt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logic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hưng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ạ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ẫm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ề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ặt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ú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háp.</w:t>
      </w:r>
    </w:p>
    <w:p w:rsidR="527475AB" w:rsidP="7DF0C4B1" w:rsidRDefault="527475AB" w14:paraId="639EFB24" w14:textId="654284F0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Tautology (Quy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ật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ồ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ất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):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Thay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vì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=1 (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ị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ư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lacklist), tin tặ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 s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ụ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 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á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ểu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ức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ư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S(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-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=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1,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7&gt;6,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ặc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GN(5)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=1.</w:t>
      </w:r>
    </w:p>
    <w:p w:rsidR="527475AB" w:rsidP="7DF0C4B1" w:rsidRDefault="527475AB" w14:paraId="6BAFDD3C" w14:textId="10C1024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Chèn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điều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khiển: Sử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như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Tab (%09), Newline (%0a) ở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những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vị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trí không ngờ tới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vỡ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mẫu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(patterns)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đang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tìm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kiếm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7DF0C4B1" w:rsidP="7DF0C4B1" w:rsidRDefault="7DF0C4B1" w14:paraId="113CAEF2" w14:textId="41B3F6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27475AB" w:rsidP="7DF0C4B1" w:rsidRDefault="527475AB" w14:paraId="583BE695" w14:textId="6D97D717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Biến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ổ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ontext-aware (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ự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ên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ữ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ả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nh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527475AB" w:rsidP="7DF0C4B1" w:rsidRDefault="527475AB" w14:paraId="068F2947" w14:textId="0B5C4CB4">
      <w:pPr>
        <w:pStyle w:val="ListParagraph"/>
        <w:numPr>
          <w:ilvl w:val="0"/>
          <w:numId w:val="3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Lợi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thiếu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hụt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về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thức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ngữ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cảnh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(Context Blindness)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WAF.</w:t>
      </w:r>
    </w:p>
    <w:p w:rsidR="527475AB" w:rsidP="7DF0C4B1" w:rsidRDefault="527475AB" w14:paraId="79C102E5" w14:textId="623848F8">
      <w:pPr>
        <w:pStyle w:val="ListParagraph"/>
        <w:numPr>
          <w:ilvl w:val="0"/>
          <w:numId w:val="3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Payload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được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thiết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kế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"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bẻ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lái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"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luồng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thực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dựa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vị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xuất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hiện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nguồn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(HTML, Script tag, Attribute).</w:t>
      </w:r>
    </w:p>
    <w:p w:rsidR="527475AB" w:rsidP="7DF0C4B1" w:rsidRDefault="527475AB" w14:paraId="5E54126C" w14:textId="6F302813">
      <w:pPr>
        <w:pStyle w:val="ListParagraph"/>
        <w:numPr>
          <w:ilvl w:val="0"/>
          <w:numId w:val="3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hường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iểm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ra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payload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ột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ách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ộc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ập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à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hông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iết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payload 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ó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ẽ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ơi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ào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âu.</w:t>
      </w:r>
    </w:p>
    <w:p w:rsidR="527475AB" w:rsidP="7DF0C4B1" w:rsidRDefault="527475AB" w14:paraId="177D689B" w14:textId="79A0E68C">
      <w:pPr>
        <w:pStyle w:val="ListParagraph"/>
        <w:numPr>
          <w:ilvl w:val="0"/>
          <w:numId w:val="3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dụ: Nếu payload nằm trong một thuộc tính onmouseover, tin tặc không cần dùng thẻ &lt;script&gt;. WAF có thể chỉ chặn các thẻ script mà bỏ qua các sự kiện (events) của HTML, dẫn đến XSS thành công.</w:t>
      </w:r>
    </w:p>
    <w:p w:rsidR="527475AB" w:rsidP="7DF0C4B1" w:rsidRDefault="527475AB" w14:paraId="0206578D" w14:textId="5D878E60">
      <w:pPr>
        <w:pStyle w:val="ListParagraph"/>
        <w:numPr>
          <w:ilvl w:val="0"/>
          <w:numId w:val="3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Biến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đổi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Multi-field / Cross-parameter</w:t>
      </w:r>
    </w:p>
    <w:p w:rsidR="527475AB" w:rsidP="7DF0C4B1" w:rsidRDefault="527475AB" w14:paraId="04CE6948" w14:textId="03A88F47">
      <w:pPr>
        <w:pStyle w:val="ListParagraph"/>
        <w:numPr>
          <w:ilvl w:val="0"/>
          <w:numId w:val="4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Tấn công vào Phạm vi kiểm tra (Inspection Scope) của WAF.</w:t>
      </w:r>
    </w:p>
    <w:p w:rsidR="527475AB" w:rsidP="7DF0C4B1" w:rsidRDefault="527475AB" w14:paraId="79B84DA4" w14:textId="2558E470">
      <w:pPr>
        <w:pStyle w:val="ListParagraph"/>
        <w:numPr>
          <w:ilvl w:val="0"/>
          <w:numId w:val="4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Chia nhỏ payload độc hại và phân tán chúng vào nhiều tham số HTTP khác nhau.</w:t>
      </w:r>
    </w:p>
    <w:p w:rsidR="527475AB" w:rsidP="7DF0C4B1" w:rsidRDefault="527475AB" w14:paraId="3884E199" w14:textId="13D9B78E">
      <w:pPr>
        <w:pStyle w:val="ListParagraph"/>
        <w:numPr>
          <w:ilvl w:val="0"/>
          <w:numId w:val="4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thường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quét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từng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một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lập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(Isolation).</w:t>
      </w:r>
    </w:p>
    <w:p w:rsidR="527475AB" w:rsidP="7DF0C4B1" w:rsidRDefault="527475AB" w14:paraId="4E018B20" w14:textId="68E33007">
      <w:pPr>
        <w:pStyle w:val="ListParagraph"/>
        <w:numPr>
          <w:ilvl w:val="0"/>
          <w:numId w:val="4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Kỹ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thuật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?a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=UNION/*&amp;b=*/SELECT.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Từng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đều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"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sạch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". Tuy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nhiên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ở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tầng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ứng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lập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trình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thực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hiện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nối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chuỗi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$query = $_GET['a'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] .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$_GET['b'], payload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trở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hoàn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chỉnh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thực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27475AB" w:rsidP="7DF0C4B1" w:rsidRDefault="527475AB" w14:paraId="0E817C58" w14:textId="3D16C588">
      <w:pPr>
        <w:pStyle w:val="ListParagraph"/>
        <w:numPr>
          <w:ilvl w:val="0"/>
          <w:numId w:val="4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Biến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đổi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Fragmentation / Reassembly (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Phân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mảnh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527475AB" w:rsidP="7DF0C4B1" w:rsidRDefault="527475AB" w14:paraId="4C2CBF6C" w14:textId="68563226">
      <w:pPr>
        <w:pStyle w:val="ListParagraph"/>
        <w:numPr>
          <w:ilvl w:val="0"/>
          <w:numId w:val="4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Lớp này tấn công vào Giới hạn tài nguyên (Resource Constraints) của WAF.</w:t>
      </w:r>
    </w:p>
    <w:p w:rsidR="527475AB" w:rsidP="7DF0C4B1" w:rsidRDefault="527475AB" w14:paraId="2B76209C" w14:textId="107B4DF9">
      <w:pPr>
        <w:pStyle w:val="ListParagraph"/>
        <w:numPr>
          <w:ilvl w:val="0"/>
          <w:numId w:val="4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Cơ chế: Sử dụng các kỹ thuật truyền tải đặc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biệt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ẩn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giấu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payload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phần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nhỏ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27475AB" w:rsidP="7DF0C4B1" w:rsidRDefault="527475AB" w14:paraId="3F917D4A" w14:textId="645E553C">
      <w:pPr>
        <w:pStyle w:val="ListParagraph"/>
        <w:numPr>
          <w:ilvl w:val="0"/>
          <w:numId w:val="4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HTTP Parameter Pollution (HPP):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Gửi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nhiều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trùng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?id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=1&amp;id=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UNION&amp;id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=SELECT).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Tùy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Web Server (IIS, Apache),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lấy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giá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trị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đầu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cuối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hoặc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nối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tất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lại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chỉ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giá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trị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đầu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27475AB" w:rsidP="7DF0C4B1" w:rsidRDefault="527475AB" w14:paraId="5AF480FC" w14:textId="19CF7838">
      <w:pPr>
        <w:pStyle w:val="ListParagraph"/>
        <w:numPr>
          <w:ilvl w:val="0"/>
          <w:numId w:val="4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Chunked Encoding: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Gửi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từng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mảnh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Nếu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WAF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năng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lắp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ghép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lại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(reassembly)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mảnh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này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trước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quét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diện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được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bị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chia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cắt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27475AB" w:rsidP="7DF0C4B1" w:rsidRDefault="527475AB" w14:paraId="76940BFE" w14:textId="679608C4">
      <w:pPr>
        <w:pStyle w:val="ListParagraph"/>
        <w:numPr>
          <w:ilvl w:val="0"/>
          <w:numId w:val="5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Biến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đổi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dựa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trên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Canonicalization Mismatch (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Bất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đối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xứng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chuẩn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hóa</w:t>
      </w:r>
      <w:r w:rsidRPr="7DF0C4B1" w:rsidR="527475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527475AB" w:rsidP="7DF0C4B1" w:rsidRDefault="527475AB" w14:paraId="61D0740A" w14:textId="5B066A78">
      <w:pPr>
        <w:pStyle w:val="ListParagraph"/>
        <w:numPr>
          <w:ilvl w:val="0"/>
          <w:numId w:val="5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Lớp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này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"Vũ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tối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thượng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"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tấn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công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biệt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chuỗi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giữa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các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nền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tảng (OS/Web Server/DB).</w:t>
      </w:r>
    </w:p>
    <w:p w:rsidR="527475AB" w:rsidP="7DF0C4B1" w:rsidRDefault="527475AB" w14:paraId="610F68FE" w14:textId="01A009A9">
      <w:pPr>
        <w:pStyle w:val="ListParagraph"/>
        <w:numPr>
          <w:ilvl w:val="0"/>
          <w:numId w:val="5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Lợi dụng cách các hệ thống "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hiểu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"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về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kết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thúc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chuỗi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hoặc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đặc biệt.</w:t>
      </w:r>
    </w:p>
    <w:p w:rsidR="527475AB" w:rsidP="7DF0C4B1" w:rsidRDefault="527475AB" w14:paraId="4E0A3B56" w14:textId="7DB86317">
      <w:pPr>
        <w:pStyle w:val="ListParagraph"/>
        <w:numPr>
          <w:ilvl w:val="0"/>
          <w:numId w:val="5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Null Byte Injection (%00): Trong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ngôn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ngữ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C/C++,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chuỗi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kết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thúc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tại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Null Byte. WAF (viết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bằng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C)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thể ngừng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quét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gặp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%00. Tuy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nhiên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ngôn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ngữ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cấp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hơn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như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PHP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hoặc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Java)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toàn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bộ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chuỗi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bao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gồm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cả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phần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Null Byte.</w:t>
      </w:r>
    </w:p>
    <w:p w:rsidR="527475AB" w:rsidP="7DF0C4B1" w:rsidRDefault="527475AB" w14:paraId="0DEB77B9" w14:textId="58C86DB7">
      <w:pPr>
        <w:pStyle w:val="ListParagraph"/>
        <w:numPr>
          <w:ilvl w:val="0"/>
          <w:numId w:val="5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VD: Path Traversal Mismatch: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/var/www/html/../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config.php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vs /var/www/html/./../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config.php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biệt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bộ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parser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xử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lý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dấu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chấm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gạch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chéo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khiến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WAF tin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rằng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đường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dẫn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là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toàn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thực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tế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nó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đang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truy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cập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nhạy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cảm</w:t>
      </w:r>
      <w:r w:rsidRPr="7DF0C4B1" w:rsidR="527475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7DF0C4B1" w:rsidP="7DF0C4B1" w:rsidRDefault="7DF0C4B1" w14:paraId="56E7868C" w14:textId="676F5D6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17BCCF1" w:rsidP="7DF0C4B1" w:rsidRDefault="517BCCF1" w14:paraId="3B66B25C" w14:textId="2F13AD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517BC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Tóm</w:t>
      </w:r>
      <w:r w:rsidRPr="7DF0C4B1" w:rsidR="517BC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tắt ngắn gọn ta </w:t>
      </w:r>
      <w:r w:rsidRPr="7DF0C4B1" w:rsidR="517BC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7DF0C4B1" w:rsidR="517BC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17BC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bảng</w:t>
      </w:r>
      <w:r w:rsidRPr="7DF0C4B1" w:rsidR="517BC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517BC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sau</w:t>
      </w:r>
      <w:r w:rsidRPr="7DF0C4B1" w:rsidR="517BC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ứng dụng cho các kỹ thuật trong thực tế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2100"/>
        <w:gridCol w:w="4140"/>
      </w:tblGrid>
      <w:tr w:rsidR="7DF0C4B1" w:rsidTr="7DF0C4B1" w14:paraId="1D6A73A4">
        <w:trPr>
          <w:trHeight w:val="300"/>
        </w:trPr>
        <w:tc>
          <w:tcPr>
            <w:tcW w:w="3120" w:type="dxa"/>
            <w:tcMar/>
          </w:tcPr>
          <w:p w:rsidR="517BCCF1" w:rsidP="7DF0C4B1" w:rsidRDefault="517BCCF1" w14:paraId="7640AE96" w14:textId="1981F92E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Case obfuscation</w:t>
            </w:r>
          </w:p>
        </w:tc>
        <w:tc>
          <w:tcPr>
            <w:tcW w:w="2100" w:type="dxa"/>
            <w:vMerge w:val="restart"/>
            <w:tcMar/>
          </w:tcPr>
          <w:p w:rsidR="517BCCF1" w:rsidP="7DF0C4B1" w:rsidRDefault="517BCCF1" w14:paraId="64D124AD" w14:textId="3E2E75BB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Lexical</w:t>
            </w:r>
          </w:p>
        </w:tc>
        <w:tc>
          <w:tcPr>
            <w:tcW w:w="4140" w:type="dxa"/>
            <w:tcMar/>
          </w:tcPr>
          <w:p w:rsidR="517BCCF1" w:rsidP="7DF0C4B1" w:rsidRDefault="517BCCF1" w14:paraId="65C43284" w14:textId="373ACDDE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Thay đổi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union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thành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UnIoN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Lợi dụng việc WAF quét case-sensitive nhưng Database lại không.</w:t>
            </w:r>
          </w:p>
        </w:tc>
      </w:tr>
      <w:tr w:rsidR="7DF0C4B1" w:rsidTr="7DF0C4B1" w14:paraId="64ABAE9C">
        <w:trPr>
          <w:trHeight w:val="300"/>
        </w:trPr>
        <w:tc>
          <w:tcPr>
            <w:tcW w:w="3120" w:type="dxa"/>
            <w:tcMar/>
          </w:tcPr>
          <w:p w:rsidR="517BCCF1" w:rsidP="7DF0C4B1" w:rsidRDefault="517BCCF1" w14:paraId="57E9EDA4" w14:textId="70245F19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Whitespace substitution</w:t>
            </w:r>
          </w:p>
        </w:tc>
        <w:tc>
          <w:tcPr>
            <w:tcW w:w="2100" w:type="dxa"/>
            <w:vMerge/>
            <w:tcMar/>
          </w:tcPr>
          <w:p w14:paraId="16FF9BD4"/>
        </w:tc>
        <w:tc>
          <w:tcPr>
            <w:tcW w:w="4140" w:type="dxa"/>
            <w:tcMar/>
          </w:tcPr>
          <w:p w:rsidR="517BCCF1" w:rsidP="7DF0C4B1" w:rsidRDefault="517BCCF1" w14:paraId="34BAD7EF" w14:textId="7385D1B4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Thay khoảng trắng bằng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/**/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%09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%0a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%0b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Né các luật dựa trên cấu trúc khoảng trắng cố định.</w:t>
            </w:r>
          </w:p>
        </w:tc>
      </w:tr>
      <w:tr w:rsidR="7DF0C4B1" w:rsidTr="7DF0C4B1" w14:paraId="7A107CCE">
        <w:trPr>
          <w:trHeight w:val="300"/>
        </w:trPr>
        <w:tc>
          <w:tcPr>
            <w:tcW w:w="3120" w:type="dxa"/>
            <w:tcMar/>
          </w:tcPr>
          <w:p w:rsidR="517BCCF1" w:rsidP="7DF0C4B1" w:rsidRDefault="517BCCF1" w14:paraId="0ACD1C66" w14:textId="4D85594B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Encoding / Hex &amp; numeric, </w:t>
            </w:r>
          </w:p>
        </w:tc>
        <w:tc>
          <w:tcPr>
            <w:tcW w:w="2100" w:type="dxa"/>
            <w:vMerge w:val="restart"/>
            <w:tcMar/>
          </w:tcPr>
          <w:p w:rsidR="517BCCF1" w:rsidP="7DF0C4B1" w:rsidRDefault="517BCCF1" w14:paraId="391AB507" w14:textId="4FECE071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Encoding</w:t>
            </w:r>
          </w:p>
        </w:tc>
        <w:tc>
          <w:tcPr>
            <w:tcW w:w="4140" w:type="dxa"/>
            <w:tcMar/>
          </w:tcPr>
          <w:p w:rsidR="517BCCF1" w:rsidP="7DF0C4B1" w:rsidRDefault="517BCCF1" w14:paraId="7DF2EC5F" w14:textId="2E6E97AD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Dùng URL, Base64, Hex (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0x73656c656374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). Ép WAF phải giải mã đúng tầng mới thấy mã độc.</w:t>
            </w:r>
          </w:p>
        </w:tc>
      </w:tr>
      <w:tr w:rsidR="7DF0C4B1" w:rsidTr="7DF0C4B1" w14:paraId="312A9070">
        <w:trPr>
          <w:trHeight w:val="300"/>
        </w:trPr>
        <w:tc>
          <w:tcPr>
            <w:tcW w:w="3120" w:type="dxa"/>
            <w:tcMar/>
          </w:tcPr>
          <w:p w:rsidR="517BCCF1" w:rsidP="7DF0C4B1" w:rsidRDefault="517BCCF1" w14:paraId="3D8863A4" w14:textId="69C44210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Unicode / Full width</w:t>
            </w:r>
          </w:p>
          <w:p w:rsidR="7DF0C4B1" w:rsidP="7DF0C4B1" w:rsidRDefault="7DF0C4B1" w14:paraId="3B25DFEF" w14:textId="325E59B9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100" w:type="dxa"/>
            <w:vMerge/>
            <w:tcMar/>
          </w:tcPr>
          <w:p w14:paraId="78B7832F"/>
        </w:tc>
        <w:tc>
          <w:tcPr>
            <w:tcW w:w="4140" w:type="dxa"/>
            <w:tcMar/>
          </w:tcPr>
          <w:p w:rsidR="517BCCF1" w:rsidP="7DF0C4B1" w:rsidRDefault="517BCCF1" w14:paraId="25DD8A24" w14:textId="0D0BB599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Dùng ký tự Unicode tương đương (vd: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％２７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thay cho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'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). Lợi dụng sự khác biệt khi chuẩn hóa chuỗi.</w:t>
            </w:r>
          </w:p>
        </w:tc>
      </w:tr>
      <w:tr w:rsidR="7DF0C4B1" w:rsidTr="7DF0C4B1" w14:paraId="7A23A4CD">
        <w:trPr>
          <w:trHeight w:val="300"/>
        </w:trPr>
        <w:tc>
          <w:tcPr>
            <w:tcW w:w="3120" w:type="dxa"/>
            <w:tcMar/>
          </w:tcPr>
          <w:p w:rsidR="517BCCF1" w:rsidP="7DF0C4B1" w:rsidRDefault="517BCCF1" w14:paraId="01882A7F" w14:textId="39CEF166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Null byte</w:t>
            </w:r>
          </w:p>
        </w:tc>
        <w:tc>
          <w:tcPr>
            <w:tcW w:w="2100" w:type="dxa"/>
            <w:tcMar/>
          </w:tcPr>
          <w:p w:rsidR="517BCCF1" w:rsidP="7DF0C4B1" w:rsidRDefault="517BCCF1" w14:paraId="76629904" w14:textId="3B65C514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Canonicalization Mismatch</w:t>
            </w:r>
          </w:p>
        </w:tc>
        <w:tc>
          <w:tcPr>
            <w:tcW w:w="4140" w:type="dxa"/>
            <w:tcMar/>
          </w:tcPr>
          <w:p w:rsidR="517BCCF1" w:rsidP="7DF0C4B1" w:rsidRDefault="517BCCF1" w14:paraId="0696AD14" w14:textId="754EF4FF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Đánh lừa WAF rằng chuỗi đã kết thúc (C-style string), trong khi Backend vẫn xử lý phần sau.</w:t>
            </w:r>
          </w:p>
        </w:tc>
      </w:tr>
      <w:tr w:rsidR="7DF0C4B1" w:rsidTr="7DF0C4B1" w14:paraId="57B8452F">
        <w:trPr>
          <w:trHeight w:val="300"/>
        </w:trPr>
        <w:tc>
          <w:tcPr>
            <w:tcW w:w="3120" w:type="dxa"/>
            <w:tcMar/>
          </w:tcPr>
          <w:p w:rsidR="517BCCF1" w:rsidP="7DF0C4B1" w:rsidRDefault="517BCCF1" w14:paraId="6210A352" w14:textId="237387FE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Comment</w:t>
            </w:r>
          </w:p>
        </w:tc>
        <w:tc>
          <w:tcPr>
            <w:tcW w:w="2100" w:type="dxa"/>
            <w:tcMar/>
          </w:tcPr>
          <w:p w:rsidR="517BCCF1" w:rsidP="7DF0C4B1" w:rsidRDefault="517BCCF1" w14:paraId="274C1B51" w14:textId="132D3B61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Structural</w:t>
            </w:r>
          </w:p>
        </w:tc>
        <w:tc>
          <w:tcPr>
            <w:tcW w:w="4140" w:type="dxa"/>
            <w:tcMar/>
          </w:tcPr>
          <w:p w:rsidR="517BCCF1" w:rsidP="7DF0C4B1" w:rsidRDefault="517BCCF1" w14:paraId="365344D1" w14:textId="76AA9A10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Chèn comment vào giữa câu lệnh SQL để phá vỡ cấu trúc nhận diện của Rule-based WAF.</w:t>
            </w:r>
          </w:p>
        </w:tc>
      </w:tr>
      <w:tr w:rsidR="7DF0C4B1" w:rsidTr="7DF0C4B1" w14:paraId="5E9257FE">
        <w:trPr>
          <w:trHeight w:val="300"/>
        </w:trPr>
        <w:tc>
          <w:tcPr>
            <w:tcW w:w="3120" w:type="dxa"/>
            <w:tcMar/>
          </w:tcPr>
          <w:p w:rsidR="517BCCF1" w:rsidP="7DF0C4B1" w:rsidRDefault="517BCCF1" w14:paraId="4EE3727F" w14:textId="46F93613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String fragmentation</w:t>
            </w:r>
          </w:p>
        </w:tc>
        <w:tc>
          <w:tcPr>
            <w:tcW w:w="2100" w:type="dxa"/>
            <w:tcMar/>
          </w:tcPr>
          <w:p w:rsidR="517BCCF1" w:rsidP="7DF0C4B1" w:rsidRDefault="517BCCF1" w14:paraId="659063AA" w14:textId="2C0E253A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Multi-field / Fragmentation</w:t>
            </w:r>
          </w:p>
        </w:tc>
        <w:tc>
          <w:tcPr>
            <w:tcW w:w="4140" w:type="dxa"/>
            <w:tcMar/>
          </w:tcPr>
          <w:p w:rsidR="517BCCF1" w:rsidP="7DF0C4B1" w:rsidRDefault="517BCCF1" w14:paraId="0930422B" w14:textId="57FB4CC6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Chia nhỏ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SEL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+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ECT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qua nhiều tham số hoặc các gói tin HTTP nhỏ (Chunked).</w:t>
            </w:r>
          </w:p>
        </w:tc>
      </w:tr>
      <w:tr w:rsidR="7DF0C4B1" w:rsidTr="7DF0C4B1" w14:paraId="3D44329D">
        <w:trPr>
          <w:trHeight w:val="300"/>
        </w:trPr>
        <w:tc>
          <w:tcPr>
            <w:tcW w:w="3120" w:type="dxa"/>
            <w:tcMar/>
          </w:tcPr>
          <w:p w:rsidR="517BCCF1" w:rsidP="7DF0C4B1" w:rsidRDefault="517BCCF1" w14:paraId="5EA79289" w14:textId="1EF6AF95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SQL dialect tricks</w:t>
            </w:r>
          </w:p>
        </w:tc>
        <w:tc>
          <w:tcPr>
            <w:tcW w:w="2100" w:type="dxa"/>
            <w:tcMar/>
          </w:tcPr>
          <w:p w:rsidR="517BCCF1" w:rsidP="7DF0C4B1" w:rsidRDefault="517BCCF1" w14:paraId="626FFDEA" w14:textId="7ADC2A24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Context-aware / Structural</w:t>
            </w:r>
          </w:p>
        </w:tc>
        <w:tc>
          <w:tcPr>
            <w:tcW w:w="4140" w:type="dxa"/>
            <w:tcMar/>
          </w:tcPr>
          <w:p w:rsidR="517BCCF1" w:rsidP="7DF0C4B1" w:rsidRDefault="517BCCF1" w14:paraId="142EDA25" w14:textId="4B8B8B7C">
            <w:pPr>
              <w:pStyle w:val="Normal"/>
            </w:pP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Dùng hàm đặc thù của DB (vd: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CHR()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CONCAT()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trong MySQL vs </w:t>
            </w:r>
            <w:r w:rsidRPr="7DF0C4B1" w:rsidR="517BCCF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+</w:t>
            </w:r>
            <w:r w:rsidRPr="7DF0C4B1" w:rsidR="517BCCF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trong SQL Server).</w:t>
            </w:r>
          </w:p>
        </w:tc>
      </w:tr>
    </w:tbl>
    <w:p w:rsidR="1E5AF652" w:rsidP="7DF0C4B1" w:rsidRDefault="1E5AF652" w14:paraId="6350310A" w14:textId="532AC848">
      <w:pPr>
        <w:pStyle w:val="ListParagraph"/>
        <w:numPr>
          <w:ilvl w:val="0"/>
          <w:numId w:val="14"/>
        </w:numPr>
        <w:rPr/>
      </w:pPr>
      <w:r w:rsidR="1E5AF652">
        <w:rPr/>
        <w:t xml:space="preserve">Các </w:t>
      </w:r>
      <w:r w:rsidR="1E5AF652">
        <w:rPr/>
        <w:t>kỹ</w:t>
      </w:r>
      <w:r w:rsidR="1E5AF652">
        <w:rPr/>
        <w:t xml:space="preserve"> </w:t>
      </w:r>
      <w:r w:rsidR="1E5AF652">
        <w:rPr/>
        <w:t>thuật</w:t>
      </w:r>
      <w:r w:rsidR="1E5AF652">
        <w:rPr/>
        <w:t xml:space="preserve"> nhóm sử dụng</w:t>
      </w:r>
    </w:p>
    <w:tbl>
      <w:tblPr>
        <w:tblStyle w:val="TableGrid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695"/>
        <w:gridCol w:w="3330"/>
        <w:gridCol w:w="4335"/>
      </w:tblGrid>
      <w:tr w:rsidR="7DF0C4B1" w:rsidTr="7DF0C4B1" w14:paraId="36FE8443">
        <w:trPr>
          <w:trHeight w:val="315"/>
        </w:trPr>
        <w:tc>
          <w:tcPr>
            <w:tcW w:w="16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1E6EBE06" w14:textId="52C6821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Lớp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biến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đổi</w:t>
            </w:r>
          </w:p>
        </w:tc>
        <w:tc>
          <w:tcPr>
            <w:tcW w:w="3330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069A8058" w14:textId="313DCA3B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Nhãn</w:t>
            </w:r>
          </w:p>
        </w:tc>
        <w:tc>
          <w:tcPr>
            <w:tcW w:w="4335" w:type="dxa"/>
            <w:tcMar>
              <w:top w:w="30" w:type="dxa"/>
              <w:bottom w:w="30" w:type="dxa"/>
            </w:tcMar>
            <w:vAlign w:val="top"/>
          </w:tcPr>
          <w:p w:rsidR="7DF0C4B1" w:rsidP="7DF0C4B1" w:rsidRDefault="7DF0C4B1" w14:paraId="00929E6E" w14:textId="57521A8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Kỹ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thuật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thực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cụ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thể</w:t>
            </w:r>
          </w:p>
        </w:tc>
      </w:tr>
      <w:tr w:rsidR="7DF0C4B1" w:rsidTr="7DF0C4B1" w14:paraId="772484CF">
        <w:trPr>
          <w:trHeight w:val="315"/>
        </w:trPr>
        <w:tc>
          <w:tcPr>
            <w:tcW w:w="16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3A966386" w14:textId="78A59DC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Lexical</w:t>
            </w:r>
          </w:p>
        </w:tc>
        <w:tc>
          <w:tcPr>
            <w:tcW w:w="3330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49D8F84E" w14:textId="2E5A3BB4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adv_case_mix</w:t>
            </w:r>
          </w:p>
          <w:p w:rsidR="7DF0C4B1" w:rsidP="7DF0C4B1" w:rsidRDefault="7DF0C4B1" w14:paraId="01C039C4" w14:textId="265C098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adv_case_upper_kw</w:t>
            </w:r>
          </w:p>
          <w:p w:rsidR="7DF0C4B1" w:rsidP="7DF0C4B1" w:rsidRDefault="7DF0C4B1" w14:paraId="6B1AD3A8" w14:textId="3E647A1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adv_plus_space</w:t>
            </w:r>
          </w:p>
          <w:p w:rsidR="7DF0C4B1" w:rsidP="7DF0C4B1" w:rsidRDefault="7DF0C4B1" w14:paraId="49EC65B4" w14:textId="3BC6948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adv_tab_space</w:t>
            </w:r>
          </w:p>
        </w:tc>
        <w:tc>
          <w:tcPr>
            <w:tcW w:w="4335" w:type="dxa"/>
            <w:tcMar>
              <w:top w:w="30" w:type="dxa"/>
              <w:bottom w:w="30" w:type="dxa"/>
            </w:tcMar>
            <w:vAlign w:val="top"/>
          </w:tcPr>
          <w:p w:rsidR="7DF0C4B1" w:rsidP="7DF0C4B1" w:rsidRDefault="7DF0C4B1" w14:paraId="44AAE39E" w14:textId="4A43276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Thay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đổi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hoa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/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thường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xen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kẽ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(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case_mix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),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viết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hoa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từ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khóa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(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case_upper_keywords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),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hoặc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thay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khoảng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trắng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bằng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dấu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+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hoặc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Tab \t.</w:t>
            </w:r>
          </w:p>
        </w:tc>
      </w:tr>
      <w:tr w:rsidR="7DF0C4B1" w:rsidTr="7DF0C4B1" w14:paraId="2A0321EC">
        <w:trPr>
          <w:trHeight w:val="315"/>
        </w:trPr>
        <w:tc>
          <w:tcPr>
            <w:tcW w:w="16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40F8B54F" w:rsidP="7DF0C4B1" w:rsidRDefault="40F8B54F" w14:paraId="3443F94D" w14:textId="2194130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40F8B54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E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ncoding</w:t>
            </w:r>
          </w:p>
        </w:tc>
        <w:tc>
          <w:tcPr>
            <w:tcW w:w="3330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4ACA8EAB" w14:textId="0F38059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adv_hex_char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</w:t>
            </w:r>
          </w:p>
          <w:p w:rsidR="7DF0C4B1" w:rsidP="7DF0C4B1" w:rsidRDefault="7DF0C4B1" w14:paraId="08444E90" w14:textId="77DCBE4B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adv_url_encode</w:t>
            </w:r>
          </w:p>
          <w:p w:rsidR="7DF0C4B1" w:rsidP="7DF0C4B1" w:rsidRDefault="7DF0C4B1" w14:paraId="45BC2E1C" w14:textId="709BA83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adv_url_encode_full</w:t>
            </w:r>
          </w:p>
          <w:p w:rsidR="7DF0C4B1" w:rsidP="7DF0C4B1" w:rsidRDefault="7DF0C4B1" w14:paraId="2F74B200" w14:textId="54C5CFD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adv_url_encode_quotes</w:t>
            </w:r>
          </w:p>
          <w:p w:rsidR="7DF0C4B1" w:rsidP="7DF0C4B1" w:rsidRDefault="7DF0C4B1" w14:paraId="1693251C" w14:textId="6BE6D67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adv_url_encode_non_alnum</w:t>
            </w:r>
          </w:p>
          <w:p w:rsidR="7DF0C4B1" w:rsidP="7DF0C4B1" w:rsidRDefault="7DF0C4B1" w14:paraId="1BD0EDD3" w14:textId="2989FEB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adv_double_url_encode</w:t>
            </w:r>
          </w:p>
          <w:p w:rsidR="7DF0C4B1" w:rsidP="7DF0C4B1" w:rsidRDefault="7DF0C4B1" w14:paraId="64ABFD36" w14:textId="4B5A8BC9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adv_triple_url_encode</w:t>
            </w:r>
          </w:p>
        </w:tc>
        <w:tc>
          <w:tcPr>
            <w:tcW w:w="4335" w:type="dxa"/>
            <w:tcMar>
              <w:top w:w="30" w:type="dxa"/>
              <w:bottom w:w="30" w:type="dxa"/>
            </w:tcMar>
            <w:vAlign w:val="top"/>
          </w:tcPr>
          <w:p w:rsidR="7DF0C4B1" w:rsidP="7DF0C4B1" w:rsidRDefault="7DF0C4B1" w14:paraId="041C65F8" w14:textId="385D9BB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Sử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dụng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Hex (0x..), URL Encoding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các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cấp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độ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(Plus, Full, Double, Triple)</w:t>
            </w:r>
          </w:p>
        </w:tc>
      </w:tr>
      <w:tr w:rsidR="7DF0C4B1" w:rsidTr="7DF0C4B1" w14:paraId="4D7C469B">
        <w:trPr>
          <w:trHeight w:val="315"/>
        </w:trPr>
        <w:tc>
          <w:tcPr>
            <w:tcW w:w="16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4D6863D1" w14:textId="2D3DFAE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Structural</w:t>
            </w:r>
          </w:p>
        </w:tc>
        <w:tc>
          <w:tcPr>
            <w:tcW w:w="3330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14206CE6" w14:textId="121C724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adv_comment_mysql</w:t>
            </w:r>
          </w:p>
          <w:p w:rsidR="7DF0C4B1" w:rsidP="7DF0C4B1" w:rsidRDefault="7DF0C4B1" w14:paraId="5807B648" w14:textId="441C632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adv_comment_slash</w:t>
            </w:r>
          </w:p>
        </w:tc>
        <w:tc>
          <w:tcPr>
            <w:tcW w:w="4335" w:type="dxa"/>
            <w:tcMar>
              <w:top w:w="30" w:type="dxa"/>
              <w:bottom w:w="30" w:type="dxa"/>
            </w:tcMar>
            <w:vAlign w:val="top"/>
          </w:tcPr>
          <w:p w:rsidR="7DF0C4B1" w:rsidP="7DF0C4B1" w:rsidRDefault="7DF0C4B1" w14:paraId="48F7D696" w14:textId="69F30F6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Chèn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các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ký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tự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comment SQL (/**/, /*x*/)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vào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giữa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các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token/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khoảng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trắng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để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phá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vỡ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cấu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trúc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nhận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diện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dòng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chảy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của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lệnh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.</w:t>
            </w:r>
          </w:p>
        </w:tc>
      </w:tr>
      <w:tr w:rsidR="7DF0C4B1" w:rsidTr="7DF0C4B1" w14:paraId="75146696">
        <w:trPr>
          <w:trHeight w:val="315"/>
        </w:trPr>
        <w:tc>
          <w:tcPr>
            <w:tcW w:w="16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2CBC5759" w:rsidP="7DF0C4B1" w:rsidRDefault="2CBC5759" w14:paraId="2126655F" w14:textId="0502FF7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2CBC575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ontext-aware</w:t>
            </w:r>
          </w:p>
        </w:tc>
        <w:tc>
          <w:tcPr>
            <w:tcW w:w="3330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3571EBAD" w14:textId="787A94B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adv_url_encode_quotes</w:t>
            </w:r>
          </w:p>
        </w:tc>
        <w:tc>
          <w:tcPr>
            <w:tcW w:w="4335" w:type="dxa"/>
            <w:tcMar>
              <w:top w:w="30" w:type="dxa"/>
              <w:bottom w:w="30" w:type="dxa"/>
            </w:tcMar>
            <w:vAlign w:val="top"/>
          </w:tcPr>
          <w:p w:rsidR="7DF0C4B1" w:rsidP="7DF0C4B1" w:rsidRDefault="7DF0C4B1" w14:paraId="02BC1C23" w14:textId="75F020F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Chỉ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tập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trung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mã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hóa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dấu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'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và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".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Kỹ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thuật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này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thường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dùng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để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"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thoát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"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khỏi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các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chuỗi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(strings)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trong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HTML/JS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tùy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theo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ngữ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cảnh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mà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payload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được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chèn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vào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.</w:t>
            </w:r>
          </w:p>
        </w:tc>
      </w:tr>
      <w:tr w:rsidR="7DF0C4B1" w:rsidTr="7DF0C4B1" w14:paraId="7C48C63A">
        <w:trPr>
          <w:trHeight w:val="315"/>
        </w:trPr>
        <w:tc>
          <w:tcPr>
            <w:tcW w:w="16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1FB48EB6" w14:textId="2EF11924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Multi-field / Cross-parameter</w:t>
            </w:r>
          </w:p>
        </w:tc>
        <w:tc>
          <w:tcPr>
            <w:tcW w:w="3330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3E015F4A" w14:textId="40EF345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4335" w:type="dxa"/>
            <w:tcMar>
              <w:top w:w="30" w:type="dxa"/>
              <w:bottom w:w="30" w:type="dxa"/>
            </w:tcMar>
            <w:vAlign w:val="top"/>
          </w:tcPr>
          <w:p w:rsidR="7DF0C4B1" w:rsidP="7DF0C4B1" w:rsidRDefault="7DF0C4B1" w14:paraId="59680AA1" w14:textId="08CB602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Lớp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này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thường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được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thực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hiện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bằng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cách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kết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hợp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nhiều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Label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trên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các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tham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số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khác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nhau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(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ví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dụ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: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tham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số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1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dùng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adv_case_mix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,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tham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số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2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dùng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adv_hex_chars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).</w:t>
            </w:r>
          </w:p>
        </w:tc>
      </w:tr>
      <w:tr w:rsidR="7DF0C4B1" w:rsidTr="7DF0C4B1" w14:paraId="06219503">
        <w:trPr>
          <w:trHeight w:val="315"/>
        </w:trPr>
        <w:tc>
          <w:tcPr>
            <w:tcW w:w="16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5DB5263B" w14:textId="2FF6A449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Fragmentation / Reassembly</w:t>
            </w:r>
          </w:p>
        </w:tc>
        <w:tc>
          <w:tcPr>
            <w:tcW w:w="3330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75443505" w14:textId="1FB4587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adv_double_url_encode</w:t>
            </w:r>
          </w:p>
          <w:p w:rsidR="7DF0C4B1" w:rsidP="7DF0C4B1" w:rsidRDefault="7DF0C4B1" w14:paraId="3BB275D9" w14:textId="123585C4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adv_triple_url_encode</w:t>
            </w:r>
          </w:p>
        </w:tc>
        <w:tc>
          <w:tcPr>
            <w:tcW w:w="4335" w:type="dxa"/>
            <w:tcMar>
              <w:top w:w="30" w:type="dxa"/>
              <w:bottom w:w="30" w:type="dxa"/>
            </w:tcMar>
            <w:vAlign w:val="top"/>
          </w:tcPr>
          <w:p w:rsidR="7DF0C4B1" w:rsidP="7DF0C4B1" w:rsidRDefault="7DF0C4B1" w14:paraId="4676C3C7" w14:textId="7260D53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Ép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WAF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phải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thực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hiện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nhiều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lần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giải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mã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.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Nếu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WAF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chỉ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giải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mã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1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lớp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,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phần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mã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độc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bị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"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phân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mảnh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"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dưới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dạng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encoded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sẽ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lọt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qua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lớp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kiểm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tra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.</w:t>
            </w:r>
          </w:p>
        </w:tc>
      </w:tr>
      <w:tr w:rsidR="7DF0C4B1" w:rsidTr="7DF0C4B1" w14:paraId="13209197">
        <w:trPr>
          <w:trHeight w:val="315"/>
        </w:trPr>
        <w:tc>
          <w:tcPr>
            <w:tcW w:w="16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6B4DB201" w14:textId="7C429EF9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Canonicalization Mismatch</w:t>
            </w:r>
          </w:p>
        </w:tc>
        <w:tc>
          <w:tcPr>
            <w:tcW w:w="3330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:rsidR="7DF0C4B1" w:rsidP="7DF0C4B1" w:rsidRDefault="7DF0C4B1" w14:paraId="4B72929B" w14:textId="4AD2BB77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adv_null_suffix</w:t>
            </w:r>
          </w:p>
        </w:tc>
        <w:tc>
          <w:tcPr>
            <w:tcW w:w="4335" w:type="dxa"/>
            <w:tcMar>
              <w:top w:w="30" w:type="dxa"/>
              <w:bottom w:w="30" w:type="dxa"/>
            </w:tcMar>
            <w:vAlign w:val="top"/>
          </w:tcPr>
          <w:p w:rsidR="7DF0C4B1" w:rsidP="7DF0C4B1" w:rsidRDefault="7DF0C4B1" w14:paraId="778DE324" w14:textId="4F3A46F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Sử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dụng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null_byte_suffix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(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nối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%00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vào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cuối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).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Đây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là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kỹ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thuật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kinh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điển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lợi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dụng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việc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dừng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đọc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chuỗi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sai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chỗ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giữa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WAF 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và</w:t>
            </w:r>
            <w:r w:rsidRPr="7DF0C4B1" w:rsidR="7DF0C4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Web Server/Database.</w:t>
            </w:r>
          </w:p>
        </w:tc>
      </w:tr>
    </w:tbl>
    <w:p w:rsidR="7DF0C4B1" w:rsidP="7DF0C4B1" w:rsidRDefault="7DF0C4B1" w14:paraId="5005F71F" w14:textId="7DD39991">
      <w:pPr>
        <w:pStyle w:val="Normal"/>
        <w:bidi w:val="0"/>
        <w:ind w:left="0"/>
      </w:pPr>
    </w:p>
    <w:p w:rsidR="223886A8" w:rsidP="7DF0C4B1" w:rsidRDefault="223886A8" w14:paraId="03D50955" w14:textId="0B62EF72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Để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chi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tiết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hơn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ảnh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tóm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tắt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hàm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tương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ứng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source code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nhóm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xin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được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đính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kèm</w:t>
      </w:r>
      <w:r w:rsidRPr="7DF0C4B1" w:rsidR="22388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</w:p>
    <w:p w:rsidR="223886A8" w:rsidP="7DF0C4B1" w:rsidRDefault="223886A8" w14:paraId="21980FEB" w14:textId="0B9CB8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23886A8">
        <w:drawing>
          <wp:inline wp14:editId="14173568" wp14:anchorId="379F70A1">
            <wp:extent cx="5715000" cy="5943600"/>
            <wp:effectExtent l="0" t="0" r="0" b="0"/>
            <wp:docPr id="378397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397108" name="Picture 378397108"/>
                    <pic:cNvPicPr/>
                  </pic:nvPicPr>
                  <pic:blipFill>
                    <a:blip xmlns:r="http://schemas.openxmlformats.org/officeDocument/2006/relationships" r:embed="rId876677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0BF15E" w:rsidP="7DF0C4B1" w:rsidRDefault="390BF15E" w14:paraId="1ACED133" w14:textId="696036C7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del w:author="Guest User" w:date="2026-04-09T10:27:19.95Z" w16du:dateUtc="2026-04-09T10:27:19.95Z" w:id="2018896992"/>
          <w:b w:val="1"/>
          <w:bCs w:val="1"/>
        </w:rPr>
      </w:pPr>
      <w:r w:rsidRPr="7DF0C4B1" w:rsidR="390BF15E">
        <w:rPr>
          <w:b w:val="1"/>
          <w:bCs w:val="1"/>
        </w:rPr>
        <w:t>Kết</w:t>
      </w:r>
      <w:r w:rsidRPr="7DF0C4B1" w:rsidR="390BF15E">
        <w:rPr>
          <w:b w:val="1"/>
          <w:bCs w:val="1"/>
        </w:rPr>
        <w:t xml:space="preserve"> </w:t>
      </w:r>
      <w:r w:rsidRPr="7DF0C4B1" w:rsidR="390BF15E">
        <w:rPr>
          <w:b w:val="1"/>
          <w:bCs w:val="1"/>
        </w:rPr>
        <w:t>quả</w:t>
      </w:r>
      <w:r w:rsidRPr="7DF0C4B1" w:rsidR="390BF15E">
        <w:rPr>
          <w:b w:val="1"/>
          <w:bCs w:val="1"/>
        </w:rPr>
        <w:t xml:space="preserve"> test </w:t>
      </w:r>
      <w:r w:rsidRPr="7DF0C4B1" w:rsidR="390BF15E">
        <w:rPr>
          <w:b w:val="1"/>
          <w:bCs w:val="1"/>
        </w:rPr>
        <w:t>với</w:t>
      </w:r>
      <w:r w:rsidRPr="7DF0C4B1" w:rsidR="390BF15E">
        <w:rPr>
          <w:b w:val="1"/>
          <w:bCs w:val="1"/>
        </w:rPr>
        <w:t xml:space="preserve"> </w:t>
      </w:r>
      <w:r w:rsidRPr="7DF0C4B1" w:rsidR="390BF15E">
        <w:rPr>
          <w:b w:val="1"/>
          <w:bCs w:val="1"/>
        </w:rPr>
        <w:t>hệ</w:t>
      </w:r>
      <w:r w:rsidRPr="7DF0C4B1" w:rsidR="390BF15E">
        <w:rPr>
          <w:b w:val="1"/>
          <w:bCs w:val="1"/>
        </w:rPr>
        <w:t xml:space="preserve"> </w:t>
      </w:r>
      <w:r w:rsidRPr="7DF0C4B1" w:rsidR="390BF15E">
        <w:rPr>
          <w:b w:val="1"/>
          <w:bCs w:val="1"/>
        </w:rPr>
        <w:t>thống</w:t>
      </w:r>
      <w:r w:rsidRPr="7DF0C4B1" w:rsidR="390BF15E">
        <w:rPr>
          <w:b w:val="1"/>
          <w:bCs w:val="1"/>
        </w:rPr>
        <w:t xml:space="preserve"> </w:t>
      </w:r>
      <w:r w:rsidRPr="7DF0C4B1" w:rsidR="390BF15E">
        <w:rPr>
          <w:b w:val="1"/>
          <w:bCs w:val="1"/>
        </w:rPr>
        <w:t>thực</w:t>
      </w:r>
      <w:r w:rsidRPr="7DF0C4B1" w:rsidR="390BF15E">
        <w:rPr>
          <w:b w:val="1"/>
          <w:bCs w:val="1"/>
        </w:rPr>
        <w:t xml:space="preserve"> </w:t>
      </w:r>
      <w:r w:rsidRPr="7DF0C4B1" w:rsidR="390BF15E">
        <w:rPr>
          <w:b w:val="1"/>
          <w:bCs w:val="1"/>
        </w:rPr>
        <w:t>tế</w:t>
      </w:r>
      <w:r w:rsidRPr="7DF0C4B1" w:rsidR="390BF15E">
        <w:rPr>
          <w:b w:val="1"/>
          <w:bCs w:val="1"/>
        </w:rPr>
        <w:t xml:space="preserve"> </w:t>
      </w:r>
      <w:del w:author="Guest User" w:date="2026-04-09T10:27:19.953Z" w16du:dateUtc="2026-04-09T10:27:19.953Z" w:id="1138812332">
        <w:r w:rsidRPr="7DF0C4B1" w:rsidDel="390BF15E">
          <w:rPr>
            <w:b w:val="1"/>
            <w:bCs w:val="1"/>
          </w:rPr>
          <w:delText>(</w:delText>
        </w:r>
        <w:r w:rsidRPr="7DF0C4B1" w:rsidDel="390BF15E">
          <w:rPr>
            <w:b w:val="1"/>
            <w:bCs w:val="1"/>
          </w:rPr>
          <w:delText>hiện</w:delText>
        </w:r>
        <w:r w:rsidRPr="7DF0C4B1" w:rsidDel="390BF15E">
          <w:rPr>
            <w:b w:val="1"/>
            <w:bCs w:val="1"/>
          </w:rPr>
          <w:delText xml:space="preserve"> </w:delText>
        </w:r>
        <w:r w:rsidRPr="7DF0C4B1" w:rsidDel="390BF15E">
          <w:rPr>
            <w:b w:val="1"/>
            <w:bCs w:val="1"/>
          </w:rPr>
          <w:delText>chưa</w:delText>
        </w:r>
        <w:r w:rsidRPr="7DF0C4B1" w:rsidDel="390BF15E">
          <w:rPr>
            <w:b w:val="1"/>
            <w:bCs w:val="1"/>
          </w:rPr>
          <w:delText xml:space="preserve"> </w:delText>
        </w:r>
        <w:r w:rsidRPr="7DF0C4B1" w:rsidDel="390BF15E">
          <w:rPr>
            <w:b w:val="1"/>
            <w:bCs w:val="1"/>
          </w:rPr>
          <w:delText>đánh</w:delText>
        </w:r>
        <w:r w:rsidRPr="7DF0C4B1" w:rsidDel="390BF15E">
          <w:rPr>
            <w:b w:val="1"/>
            <w:bCs w:val="1"/>
          </w:rPr>
          <w:delText xml:space="preserve"> </w:delText>
        </w:r>
        <w:r w:rsidRPr="7DF0C4B1" w:rsidDel="390BF15E">
          <w:rPr>
            <w:b w:val="1"/>
            <w:bCs w:val="1"/>
          </w:rPr>
          <w:delText>giá</w:delText>
        </w:r>
        <w:r w:rsidRPr="7DF0C4B1" w:rsidDel="390BF15E">
          <w:rPr>
            <w:b w:val="1"/>
            <w:bCs w:val="1"/>
          </w:rPr>
          <w:delText xml:space="preserve"> </w:delText>
        </w:r>
        <w:r w:rsidRPr="7DF0C4B1" w:rsidDel="390BF15E">
          <w:rPr>
            <w:b w:val="1"/>
            <w:bCs w:val="1"/>
          </w:rPr>
          <w:delText>độ</w:delText>
        </w:r>
        <w:r w:rsidRPr="7DF0C4B1" w:rsidDel="390BF15E">
          <w:rPr>
            <w:b w:val="1"/>
            <w:bCs w:val="1"/>
          </w:rPr>
          <w:delText xml:space="preserve"> </w:delText>
        </w:r>
        <w:r w:rsidRPr="7DF0C4B1" w:rsidDel="390BF15E">
          <w:rPr>
            <w:b w:val="1"/>
            <w:bCs w:val="1"/>
          </w:rPr>
          <w:delText>hiệu</w:delText>
        </w:r>
        <w:r w:rsidRPr="7DF0C4B1" w:rsidDel="390BF15E">
          <w:rPr>
            <w:b w:val="1"/>
            <w:bCs w:val="1"/>
          </w:rPr>
          <w:delText xml:space="preserve"> </w:delText>
        </w:r>
        <w:r w:rsidRPr="7DF0C4B1" w:rsidDel="390BF15E">
          <w:rPr>
            <w:b w:val="1"/>
            <w:bCs w:val="1"/>
          </w:rPr>
          <w:delText>quả</w:delText>
        </w:r>
        <w:r w:rsidRPr="7DF0C4B1" w:rsidDel="390BF15E">
          <w:rPr>
            <w:b w:val="1"/>
            <w:bCs w:val="1"/>
          </w:rPr>
          <w:delText>)</w:delText>
        </w:r>
      </w:del>
    </w:p>
    <w:p w:rsidR="390BF15E" w:rsidP="7DF0C4B1" w:rsidRDefault="390BF15E" w14:paraId="18EF95EB" w14:textId="2E0612DE">
      <w:pPr>
        <w:pStyle w:val="ListParagraph"/>
        <w:numPr>
          <w:ilvl w:val="0"/>
          <w:numId w:val="5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90BF15E">
        <w:rPr>
          <w:b w:val="0"/>
          <w:bCs w:val="0"/>
        </w:rPr>
        <w:t xml:space="preserve">2 </w:t>
      </w:r>
      <w:r w:rsidR="390BF15E">
        <w:rPr>
          <w:b w:val="0"/>
          <w:bCs w:val="0"/>
        </w:rPr>
        <w:t>hình</w:t>
      </w:r>
      <w:r w:rsidR="390BF15E">
        <w:rPr>
          <w:b w:val="0"/>
          <w:bCs w:val="0"/>
        </w:rPr>
        <w:t xml:space="preserve"> </w:t>
      </w:r>
      <w:r w:rsidR="390BF15E">
        <w:rPr>
          <w:b w:val="0"/>
          <w:bCs w:val="0"/>
        </w:rPr>
        <w:t>ảnh</w:t>
      </w:r>
      <w:r w:rsidR="390BF15E">
        <w:rPr>
          <w:b w:val="0"/>
          <w:bCs w:val="0"/>
        </w:rPr>
        <w:t xml:space="preserve"> </w:t>
      </w:r>
      <w:r w:rsidR="390BF15E">
        <w:rPr>
          <w:b w:val="0"/>
          <w:bCs w:val="0"/>
        </w:rPr>
        <w:t>bên</w:t>
      </w:r>
      <w:r w:rsidR="390BF15E">
        <w:rPr>
          <w:b w:val="0"/>
          <w:bCs w:val="0"/>
        </w:rPr>
        <w:t xml:space="preserve"> </w:t>
      </w:r>
      <w:r w:rsidR="390BF15E">
        <w:rPr>
          <w:b w:val="0"/>
          <w:bCs w:val="0"/>
        </w:rPr>
        <w:t>dưới</w:t>
      </w:r>
      <w:r w:rsidR="390BF15E">
        <w:rPr>
          <w:b w:val="0"/>
          <w:bCs w:val="0"/>
        </w:rPr>
        <w:t xml:space="preserve"> </w:t>
      </w:r>
      <w:r w:rsidR="390BF15E">
        <w:rPr>
          <w:b w:val="0"/>
          <w:bCs w:val="0"/>
        </w:rPr>
        <w:t>là</w:t>
      </w:r>
      <w:r w:rsidR="390BF15E">
        <w:rPr>
          <w:b w:val="0"/>
          <w:bCs w:val="0"/>
        </w:rPr>
        <w:t xml:space="preserve"> </w:t>
      </w:r>
      <w:r w:rsidR="7602B8EA">
        <w:rPr>
          <w:b w:val="0"/>
          <w:bCs w:val="0"/>
        </w:rPr>
        <w:t xml:space="preserve">2 </w:t>
      </w:r>
      <w:r w:rsidR="7602B8EA">
        <w:rPr>
          <w:b w:val="0"/>
          <w:bCs w:val="0"/>
        </w:rPr>
        <w:t>tệp</w:t>
      </w:r>
      <w:r w:rsidR="7602B8EA">
        <w:rPr>
          <w:b w:val="0"/>
          <w:bCs w:val="0"/>
        </w:rPr>
        <w:t xml:space="preserve"> </w:t>
      </w:r>
      <w:r w:rsidR="7602B8EA">
        <w:rPr>
          <w:b w:val="0"/>
          <w:bCs w:val="0"/>
        </w:rPr>
        <w:t>các</w:t>
      </w:r>
      <w:r w:rsidR="7602B8EA">
        <w:rPr>
          <w:b w:val="0"/>
          <w:bCs w:val="0"/>
        </w:rPr>
        <w:t xml:space="preserve"> dataset blocked </w:t>
      </w:r>
      <w:r w:rsidR="7602B8EA">
        <w:rPr>
          <w:b w:val="0"/>
          <w:bCs w:val="0"/>
        </w:rPr>
        <w:t>và</w:t>
      </w:r>
      <w:r w:rsidR="7602B8EA">
        <w:rPr>
          <w:b w:val="0"/>
          <w:bCs w:val="0"/>
        </w:rPr>
        <w:t xml:space="preserve"> bypass</w:t>
      </w:r>
    </w:p>
    <w:p w:rsidR="390BF15E" w:rsidP="7DF0C4B1" w:rsidRDefault="390BF15E" w14:paraId="2543640A" w14:textId="359A45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90BF15E">
        <w:drawing>
          <wp:inline wp14:editId="14ABD89F" wp14:anchorId="4707EC00">
            <wp:extent cx="5943600" cy="2962275"/>
            <wp:effectExtent l="0" t="0" r="0" b="0"/>
            <wp:docPr id="2067382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382100" name="Picture 2067382100"/>
                    <pic:cNvPicPr/>
                  </pic:nvPicPr>
                  <pic:blipFill>
                    <a:blip xmlns:r="http://schemas.openxmlformats.org/officeDocument/2006/relationships" r:embed="rId1966670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0BF15E" w:rsidP="7DF0C4B1" w:rsidRDefault="390BF15E" w14:paraId="52F2FA7C" w14:textId="31CC1D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90BF15E">
        <w:drawing>
          <wp:inline wp14:editId="37B3450C" wp14:anchorId="2FCDCDA8">
            <wp:extent cx="5943600" cy="2952750"/>
            <wp:effectExtent l="0" t="0" r="0" b="0"/>
            <wp:docPr id="48227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271224" name="Picture 482271224"/>
                    <pic:cNvPicPr/>
                  </pic:nvPicPr>
                  <pic:blipFill>
                    <a:blip xmlns:r="http://schemas.openxmlformats.org/officeDocument/2006/relationships" r:embed="rId336216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3025c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637d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798c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36bd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49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7ea1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417a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e1d9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43a3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f4f1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35ff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56d5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ee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48b0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e173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5fd6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ee4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03ab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b135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eda9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338a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ffb2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4a4a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bc26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be42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b925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e35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e06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cc7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c752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e280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7bb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20bd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8630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251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7d1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33d8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fe5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ef8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26d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4d8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3009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72d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16d4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19a0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3e4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ffd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e2d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bc0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758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d8f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8f4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6cf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6e40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6719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b2531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bda12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BA849E"/>
    <w:rsid w:val="0415B755"/>
    <w:rsid w:val="0438B510"/>
    <w:rsid w:val="0489C3F0"/>
    <w:rsid w:val="08127C24"/>
    <w:rsid w:val="08A0B26A"/>
    <w:rsid w:val="08A0B26A"/>
    <w:rsid w:val="099FFF36"/>
    <w:rsid w:val="099FFF36"/>
    <w:rsid w:val="0A1FE238"/>
    <w:rsid w:val="0A2BA4FE"/>
    <w:rsid w:val="0AF81C39"/>
    <w:rsid w:val="0AF81C39"/>
    <w:rsid w:val="0C28F2B6"/>
    <w:rsid w:val="0C3584E7"/>
    <w:rsid w:val="0C454771"/>
    <w:rsid w:val="0C727B76"/>
    <w:rsid w:val="0CF081C4"/>
    <w:rsid w:val="0FD88B18"/>
    <w:rsid w:val="1038C01F"/>
    <w:rsid w:val="10F34A54"/>
    <w:rsid w:val="119501C2"/>
    <w:rsid w:val="119501C2"/>
    <w:rsid w:val="13375E0F"/>
    <w:rsid w:val="136CDCB7"/>
    <w:rsid w:val="136CDCB7"/>
    <w:rsid w:val="14E03075"/>
    <w:rsid w:val="1540F57D"/>
    <w:rsid w:val="160CFAAF"/>
    <w:rsid w:val="166688CE"/>
    <w:rsid w:val="1A478975"/>
    <w:rsid w:val="1D5E073B"/>
    <w:rsid w:val="1E5AF652"/>
    <w:rsid w:val="1ED890E0"/>
    <w:rsid w:val="1FC0E26F"/>
    <w:rsid w:val="1FEF24AE"/>
    <w:rsid w:val="20BA849E"/>
    <w:rsid w:val="22107092"/>
    <w:rsid w:val="223886A8"/>
    <w:rsid w:val="229CB98E"/>
    <w:rsid w:val="238A6D0E"/>
    <w:rsid w:val="24DCD3CB"/>
    <w:rsid w:val="266B8493"/>
    <w:rsid w:val="29987064"/>
    <w:rsid w:val="2AEEE8EA"/>
    <w:rsid w:val="2B160E1C"/>
    <w:rsid w:val="2C6FBC8A"/>
    <w:rsid w:val="2CBC5759"/>
    <w:rsid w:val="2D54F63F"/>
    <w:rsid w:val="2F571591"/>
    <w:rsid w:val="316E0E92"/>
    <w:rsid w:val="316E0E92"/>
    <w:rsid w:val="31757FBF"/>
    <w:rsid w:val="3187C315"/>
    <w:rsid w:val="31EB7F6B"/>
    <w:rsid w:val="31EBC7A8"/>
    <w:rsid w:val="323A336D"/>
    <w:rsid w:val="359C4065"/>
    <w:rsid w:val="36C2C640"/>
    <w:rsid w:val="3880D40B"/>
    <w:rsid w:val="390BF15E"/>
    <w:rsid w:val="39A71D29"/>
    <w:rsid w:val="39D0AFEF"/>
    <w:rsid w:val="3A155B99"/>
    <w:rsid w:val="3B26232B"/>
    <w:rsid w:val="3B26232B"/>
    <w:rsid w:val="3B48F684"/>
    <w:rsid w:val="3C924994"/>
    <w:rsid w:val="3F264CAC"/>
    <w:rsid w:val="3F6A1D90"/>
    <w:rsid w:val="3FF5CD7F"/>
    <w:rsid w:val="406E130D"/>
    <w:rsid w:val="406E130D"/>
    <w:rsid w:val="40F8B54F"/>
    <w:rsid w:val="41D944F5"/>
    <w:rsid w:val="41D944F5"/>
    <w:rsid w:val="427F9F1D"/>
    <w:rsid w:val="43B577B6"/>
    <w:rsid w:val="43C4CF91"/>
    <w:rsid w:val="4474F95B"/>
    <w:rsid w:val="466C78F5"/>
    <w:rsid w:val="46C799C9"/>
    <w:rsid w:val="49D18D9F"/>
    <w:rsid w:val="4B268ACE"/>
    <w:rsid w:val="4BC5DF0F"/>
    <w:rsid w:val="4C7D35CC"/>
    <w:rsid w:val="4CD9D97D"/>
    <w:rsid w:val="4D1BE57F"/>
    <w:rsid w:val="4EA85073"/>
    <w:rsid w:val="4EA85073"/>
    <w:rsid w:val="4F6F0806"/>
    <w:rsid w:val="4F8EBEC3"/>
    <w:rsid w:val="5139A82D"/>
    <w:rsid w:val="517BCCF1"/>
    <w:rsid w:val="527475AB"/>
    <w:rsid w:val="52A392F5"/>
    <w:rsid w:val="533CD6C1"/>
    <w:rsid w:val="53809D9B"/>
    <w:rsid w:val="53809D9B"/>
    <w:rsid w:val="53B1767E"/>
    <w:rsid w:val="549C6AC6"/>
    <w:rsid w:val="549C6AC6"/>
    <w:rsid w:val="569F14B2"/>
    <w:rsid w:val="57716225"/>
    <w:rsid w:val="579933C8"/>
    <w:rsid w:val="579933C8"/>
    <w:rsid w:val="58065CF9"/>
    <w:rsid w:val="5B0DE1B3"/>
    <w:rsid w:val="5B3E2405"/>
    <w:rsid w:val="5C4A116A"/>
    <w:rsid w:val="5C97DE9D"/>
    <w:rsid w:val="5C97DE9D"/>
    <w:rsid w:val="5E79F3BF"/>
    <w:rsid w:val="5E897D7E"/>
    <w:rsid w:val="5EBE9CA3"/>
    <w:rsid w:val="5FAD41F7"/>
    <w:rsid w:val="5FB74521"/>
    <w:rsid w:val="60BDF94D"/>
    <w:rsid w:val="6335DC2D"/>
    <w:rsid w:val="6335DC2D"/>
    <w:rsid w:val="63878EAE"/>
    <w:rsid w:val="63A56D6F"/>
    <w:rsid w:val="6452E071"/>
    <w:rsid w:val="665F1DF8"/>
    <w:rsid w:val="66D8A4FD"/>
    <w:rsid w:val="67A57F77"/>
    <w:rsid w:val="683F8EEE"/>
    <w:rsid w:val="698F2A6B"/>
    <w:rsid w:val="6A458411"/>
    <w:rsid w:val="6A9B7B8A"/>
    <w:rsid w:val="6B01B556"/>
    <w:rsid w:val="6BC3F58A"/>
    <w:rsid w:val="6CEAF393"/>
    <w:rsid w:val="6E687B4C"/>
    <w:rsid w:val="714CFE4C"/>
    <w:rsid w:val="7157EC92"/>
    <w:rsid w:val="724C1D57"/>
    <w:rsid w:val="72E3E43E"/>
    <w:rsid w:val="72E3E43E"/>
    <w:rsid w:val="739E2D81"/>
    <w:rsid w:val="7420E017"/>
    <w:rsid w:val="74A81CE9"/>
    <w:rsid w:val="7511673E"/>
    <w:rsid w:val="7602B8EA"/>
    <w:rsid w:val="76475017"/>
    <w:rsid w:val="76F36EE3"/>
    <w:rsid w:val="76F36EE3"/>
    <w:rsid w:val="7AA98EBD"/>
    <w:rsid w:val="7ABB6029"/>
    <w:rsid w:val="7C688AFE"/>
    <w:rsid w:val="7DF0C4B1"/>
    <w:rsid w:val="7EA69AA2"/>
    <w:rsid w:val="7EF94DE2"/>
    <w:rsid w:val="7F7F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849E"/>
  <w15:chartTrackingRefBased/>
  <w15:docId w15:val="{BA350AA7-579B-4642-B26E-20BB6CCEA6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F0C4B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DF0C4B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9396853" /><Relationship Type="http://schemas.openxmlformats.org/officeDocument/2006/relationships/hyperlink" Target="https://viblo.asia/p/tim-hieu-ve-tuong-lua-ung-dung-web-waf-web-application-firewall-eW65GppPKDO" TargetMode="External" Id="Rdf55731ff7be4cfd" /><Relationship Type="http://schemas.openxmlformats.org/officeDocument/2006/relationships/hyperlink" Target="https://securityzone.vn/t/waf-a-02-tim-hieu-co-che-phat-hien-tan-cong-web.12483/" TargetMode="External" Id="R19eddc20a57c4a6c" /><Relationship Type="http://schemas.openxmlformats.org/officeDocument/2006/relationships/hyperlink" Target="https://docs.aws.amazon.com/waf/latest/developerguide/aws-managed-rule-groups-list.html" TargetMode="External" Id="Rf35db2805d634d6d" /><Relationship Type="http://schemas.openxmlformats.org/officeDocument/2006/relationships/hyperlink" Target="https://coreruleset.org/docs/" TargetMode="External" Id="R09b8b6d17dee40c8" /><Relationship Type="http://schemas.openxmlformats.org/officeDocument/2006/relationships/hyperlink" Target="https://developers.cloudflare.com/waf/" TargetMode="External" Id="Re6b237a69d294d06" /><Relationship Type="http://schemas.openxmlformats.org/officeDocument/2006/relationships/hyperlink" Target="https://www.fastly.com/documentation/guides/next-gen-waf/" TargetMode="External" Id="R0b306dfc60ae4285" /><Relationship Type="http://schemas.openxmlformats.org/officeDocument/2006/relationships/hyperlink" Target="https://cdn.studio.f5.com/files/k6fem79d/production/ab4663fd1ba03859ba92186241975d253c9d3b58.pdf" TargetMode="External" Id="Rcff724afaa094eff" /><Relationship Type="http://schemas.openxmlformats.org/officeDocument/2006/relationships/hyperlink" Target="https://learn.microsoft.com/en-us/azure/web-application-firewall/ag/application-gateway-crs-rulegroups-rules?tabs=drs22%2Cowasp32#drs942-22" TargetMode="External" Id="R0061d3406c364541" /><Relationship Type="http://schemas.openxmlformats.org/officeDocument/2006/relationships/image" Target="/media/image2.png" Id="rId876677170" /><Relationship Type="http://schemas.openxmlformats.org/officeDocument/2006/relationships/image" Target="/media/image3.png" Id="rId1966670581" /><Relationship Type="http://schemas.openxmlformats.org/officeDocument/2006/relationships/image" Target="/media/image4.png" Id="rId336216333" /><Relationship Type="http://schemas.openxmlformats.org/officeDocument/2006/relationships/numbering" Target="numbering.xml" Id="Rb1e1d51645744c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2026-04-06T11:03:03.5991372Z</dcterms:created>
  <dcterms:modified xsi:type="dcterms:W3CDTF">2026-04-09T10:27:40.4705747Z</dcterms:modified>
  <dc:creator>Co Huy Dung 20252592M</dc:creator>
  <lastModifiedBy>Guest User</lastModifiedBy>
</coreProperties>
</file>